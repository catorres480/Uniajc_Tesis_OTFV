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45D30A" w14:textId="77777777" w:rsidR="00356D67" w:rsidRPr="008815A5" w:rsidRDefault="00356D67" w:rsidP="00356D67">
      <w:pPr>
        <w:jc w:val="center"/>
        <w:rPr>
          <w:rFonts w:asciiTheme="minorHAnsi" w:hAnsiTheme="minorHAnsi" w:cstheme="minorHAnsi"/>
          <w:b/>
          <w:sz w:val="28"/>
          <w:szCs w:val="28"/>
        </w:rPr>
      </w:pPr>
      <w:r w:rsidRPr="008815A5">
        <w:rPr>
          <w:rFonts w:asciiTheme="minorHAnsi" w:hAnsiTheme="minorHAnsi" w:cstheme="minorHAnsi"/>
          <w:b/>
          <w:sz w:val="28"/>
          <w:szCs w:val="28"/>
        </w:rPr>
        <w:t>INSTITUCIÓN UNIVERSITARIA ANTONIO JOSÉ CAMACHO</w:t>
      </w:r>
    </w:p>
    <w:p w14:paraId="21BE056B" w14:textId="77777777" w:rsidR="00F405F4" w:rsidRPr="008815A5" w:rsidRDefault="00F405F4" w:rsidP="001B78DA">
      <w:pPr>
        <w:spacing w:line="276" w:lineRule="auto"/>
        <w:jc w:val="center"/>
        <w:rPr>
          <w:rFonts w:asciiTheme="minorHAnsi" w:hAnsiTheme="minorHAnsi" w:cstheme="minorHAnsi"/>
          <w:b/>
          <w:sz w:val="28"/>
          <w:szCs w:val="28"/>
        </w:rPr>
      </w:pPr>
      <w:r w:rsidRPr="008815A5">
        <w:rPr>
          <w:rFonts w:asciiTheme="minorHAnsi" w:hAnsiTheme="minorHAnsi" w:cstheme="minorHAnsi"/>
          <w:b/>
          <w:sz w:val="28"/>
          <w:szCs w:val="28"/>
        </w:rPr>
        <w:t>FICHA DE ANTEPROYECTO DE GRADO</w:t>
      </w:r>
    </w:p>
    <w:p w14:paraId="11E2AB19" w14:textId="77777777" w:rsidR="00F405F4" w:rsidRPr="008815A5" w:rsidRDefault="00480340">
      <w:pPr>
        <w:jc w:val="center"/>
        <w:rPr>
          <w:rFonts w:asciiTheme="minorHAnsi" w:hAnsiTheme="minorHAnsi" w:cstheme="minorHAnsi"/>
          <w:b/>
          <w:sz w:val="28"/>
          <w:szCs w:val="28"/>
        </w:rPr>
      </w:pPr>
      <w:r w:rsidRPr="008815A5">
        <w:rPr>
          <w:rFonts w:asciiTheme="minorHAnsi" w:hAnsiTheme="minorHAnsi" w:cstheme="minorHAnsi"/>
          <w:b/>
          <w:sz w:val="28"/>
          <w:szCs w:val="28"/>
        </w:rPr>
        <w:t>FACULTAD DE INGENIERÍAS</w:t>
      </w:r>
    </w:p>
    <w:p w14:paraId="3FCA8DA9" w14:textId="77777777" w:rsidR="00EA5AA2" w:rsidRPr="008815A5" w:rsidRDefault="00B55E1D">
      <w:pPr>
        <w:jc w:val="center"/>
        <w:rPr>
          <w:rFonts w:asciiTheme="minorHAnsi" w:hAnsiTheme="minorHAnsi" w:cstheme="minorHAnsi"/>
          <w:b/>
          <w:sz w:val="28"/>
          <w:szCs w:val="28"/>
        </w:rPr>
      </w:pPr>
      <w:r w:rsidRPr="008815A5">
        <w:rPr>
          <w:rFonts w:asciiTheme="minorHAnsi" w:hAnsiTheme="minorHAnsi" w:cstheme="minorHAnsi"/>
          <w:b/>
          <w:sz w:val="28"/>
          <w:szCs w:val="28"/>
        </w:rPr>
        <w:t xml:space="preserve">                                            </w:t>
      </w:r>
      <w:r w:rsidR="00EA5AA2" w:rsidRPr="008815A5">
        <w:rPr>
          <w:rFonts w:asciiTheme="minorHAnsi" w:hAnsiTheme="minorHAnsi" w:cstheme="minorHAnsi"/>
          <w:b/>
          <w:sz w:val="28"/>
          <w:szCs w:val="28"/>
        </w:rPr>
        <w:t>PROPUESTA DE PROYECTO</w:t>
      </w:r>
    </w:p>
    <w:p w14:paraId="58A97358" w14:textId="77777777" w:rsidR="00F405F4" w:rsidRPr="008815A5" w:rsidRDefault="00F405F4">
      <w:pPr>
        <w:jc w:val="center"/>
        <w:rPr>
          <w:rFonts w:asciiTheme="minorHAnsi" w:hAnsiTheme="minorHAnsi" w:cstheme="minorHAnsi"/>
        </w:rPr>
      </w:pPr>
    </w:p>
    <w:tbl>
      <w:tblPr>
        <w:tblW w:w="10311" w:type="dxa"/>
        <w:tblInd w:w="-1" w:type="dxa"/>
        <w:tblLayout w:type="fixed"/>
        <w:tblCellMar>
          <w:top w:w="55" w:type="dxa"/>
          <w:left w:w="55" w:type="dxa"/>
          <w:bottom w:w="55" w:type="dxa"/>
          <w:right w:w="55" w:type="dxa"/>
        </w:tblCellMar>
        <w:tblLook w:val="0000" w:firstRow="0" w:lastRow="0" w:firstColumn="0" w:lastColumn="0" w:noHBand="0" w:noVBand="0"/>
      </w:tblPr>
      <w:tblGrid>
        <w:gridCol w:w="1899"/>
        <w:gridCol w:w="3544"/>
        <w:gridCol w:w="567"/>
        <w:gridCol w:w="2551"/>
        <w:gridCol w:w="1750"/>
      </w:tblGrid>
      <w:tr w:rsidR="00F405F4" w:rsidRPr="008815A5" w14:paraId="1533C6C8" w14:textId="77777777" w:rsidTr="005D6C85">
        <w:trPr>
          <w:trHeight w:val="683"/>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77BAE6D5" w14:textId="77777777" w:rsidR="00F405F4" w:rsidRPr="008815A5" w:rsidRDefault="00C60045">
            <w:pPr>
              <w:pStyle w:val="Contenidodelatabla"/>
              <w:jc w:val="both"/>
              <w:rPr>
                <w:rFonts w:asciiTheme="minorHAnsi" w:hAnsiTheme="minorHAnsi" w:cstheme="minorHAnsi"/>
                <w:b/>
              </w:rPr>
            </w:pPr>
            <w:r w:rsidRPr="008815A5">
              <w:rPr>
                <w:rFonts w:asciiTheme="minorHAnsi" w:hAnsiTheme="minorHAnsi" w:cstheme="minorHAnsi"/>
                <w:b/>
              </w:rPr>
              <w:t>TITULO</w:t>
            </w:r>
          </w:p>
        </w:tc>
        <w:tc>
          <w:tcPr>
            <w:tcW w:w="8412" w:type="dxa"/>
            <w:gridSpan w:val="4"/>
            <w:tcBorders>
              <w:top w:val="single" w:sz="1" w:space="0" w:color="000000"/>
              <w:left w:val="single" w:sz="2" w:space="0" w:color="000000"/>
              <w:bottom w:val="single" w:sz="2" w:space="0" w:color="000000"/>
              <w:right w:val="single" w:sz="1" w:space="0" w:color="000000"/>
            </w:tcBorders>
            <w:shd w:val="clear" w:color="auto" w:fill="auto"/>
            <w:vAlign w:val="center"/>
          </w:tcPr>
          <w:p w14:paraId="701949DE" w14:textId="43FCF7F3" w:rsidR="00526968" w:rsidRPr="008815A5" w:rsidRDefault="004F54AF" w:rsidP="00ED5C07">
            <w:pPr>
              <w:jc w:val="center"/>
              <w:rPr>
                <w:rFonts w:asciiTheme="minorHAnsi" w:hAnsiTheme="minorHAnsi" w:cstheme="minorHAnsi"/>
                <w:sz w:val="22"/>
                <w:szCs w:val="22"/>
              </w:rPr>
            </w:pPr>
            <w:r w:rsidRPr="008815A5">
              <w:rPr>
                <w:rFonts w:asciiTheme="minorHAnsi" w:hAnsiTheme="minorHAnsi" w:cstheme="minorHAnsi"/>
                <w:sz w:val="22"/>
                <w:szCs w:val="22"/>
              </w:rPr>
              <w:t>ANÁLISIS TERMOGRÁFICO A PANELES FOTOVOLTAICOS MEDIANTE DIGITALIZACIÓN DE IMÁGENES</w:t>
            </w:r>
          </w:p>
        </w:tc>
      </w:tr>
      <w:tr w:rsidR="00F63553" w:rsidRPr="008815A5" w14:paraId="69E8C543" w14:textId="77777777" w:rsidTr="003957F8">
        <w:trPr>
          <w:trHeight w:val="269"/>
        </w:trPr>
        <w:tc>
          <w:tcPr>
            <w:tcW w:w="10311" w:type="dxa"/>
            <w:gridSpan w:val="5"/>
            <w:tcBorders>
              <w:top w:val="single" w:sz="2" w:space="0" w:color="000000"/>
              <w:left w:val="single" w:sz="2" w:space="0" w:color="000000"/>
              <w:bottom w:val="single" w:sz="1" w:space="0" w:color="000000"/>
              <w:right w:val="single" w:sz="2" w:space="0" w:color="000000"/>
            </w:tcBorders>
            <w:shd w:val="clear" w:color="auto" w:fill="F2F2F2"/>
            <w:vAlign w:val="center"/>
          </w:tcPr>
          <w:p w14:paraId="7E5DA751" w14:textId="77777777" w:rsidR="00F63553" w:rsidRPr="008815A5" w:rsidRDefault="00C60045" w:rsidP="00F63553">
            <w:pPr>
              <w:jc w:val="center"/>
              <w:rPr>
                <w:rFonts w:asciiTheme="minorHAnsi" w:hAnsiTheme="minorHAnsi" w:cstheme="minorHAnsi"/>
              </w:rPr>
            </w:pPr>
            <w:r w:rsidRPr="008815A5">
              <w:rPr>
                <w:rFonts w:asciiTheme="minorHAnsi" w:hAnsiTheme="minorHAnsi" w:cstheme="minorHAnsi"/>
                <w:b/>
              </w:rPr>
              <w:t>INTEGRANTES</w:t>
            </w:r>
          </w:p>
        </w:tc>
      </w:tr>
      <w:tr w:rsidR="00F63553" w:rsidRPr="008815A5" w14:paraId="67627F7C" w14:textId="77777777" w:rsidTr="005D6C85">
        <w:tc>
          <w:tcPr>
            <w:tcW w:w="1899" w:type="dxa"/>
            <w:tcBorders>
              <w:left w:val="single" w:sz="2" w:space="0" w:color="000000"/>
              <w:bottom w:val="single" w:sz="2" w:space="0" w:color="000000"/>
              <w:right w:val="single" w:sz="2" w:space="0" w:color="000000"/>
            </w:tcBorders>
            <w:shd w:val="clear" w:color="auto" w:fill="F2F2F2"/>
            <w:vAlign w:val="center"/>
          </w:tcPr>
          <w:p w14:paraId="21E4787A"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Código</w:t>
            </w:r>
          </w:p>
        </w:tc>
        <w:tc>
          <w:tcPr>
            <w:tcW w:w="3544" w:type="dxa"/>
            <w:tcBorders>
              <w:left w:val="single" w:sz="2" w:space="0" w:color="000000"/>
              <w:bottom w:val="single" w:sz="2" w:space="0" w:color="000000"/>
              <w:right w:val="single" w:sz="2" w:space="0" w:color="000000"/>
            </w:tcBorders>
            <w:shd w:val="clear" w:color="auto" w:fill="F2F2F2"/>
            <w:vAlign w:val="center"/>
          </w:tcPr>
          <w:p w14:paraId="54EEB1B1"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Nombre</w:t>
            </w:r>
            <w:r w:rsidR="00356D67" w:rsidRPr="008815A5">
              <w:rPr>
                <w:rFonts w:asciiTheme="minorHAnsi" w:hAnsiTheme="minorHAnsi" w:cstheme="minorHAnsi"/>
                <w:b/>
              </w:rPr>
              <w:t xml:space="preserve"> completo</w:t>
            </w:r>
          </w:p>
        </w:tc>
        <w:tc>
          <w:tcPr>
            <w:tcW w:w="3118" w:type="dxa"/>
            <w:gridSpan w:val="2"/>
            <w:tcBorders>
              <w:left w:val="single" w:sz="2" w:space="0" w:color="000000"/>
              <w:bottom w:val="single" w:sz="2" w:space="0" w:color="000000"/>
              <w:right w:val="single" w:sz="2" w:space="0" w:color="000000"/>
            </w:tcBorders>
            <w:shd w:val="clear" w:color="auto" w:fill="F2F2F2"/>
            <w:vAlign w:val="center"/>
          </w:tcPr>
          <w:p w14:paraId="6423B72E"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e-mail</w:t>
            </w:r>
          </w:p>
        </w:tc>
        <w:tc>
          <w:tcPr>
            <w:tcW w:w="1750" w:type="dxa"/>
            <w:tcBorders>
              <w:left w:val="single" w:sz="2" w:space="0" w:color="000000"/>
              <w:bottom w:val="single" w:sz="2" w:space="0" w:color="000000"/>
              <w:right w:val="single" w:sz="2" w:space="0" w:color="000000"/>
            </w:tcBorders>
            <w:shd w:val="clear" w:color="auto" w:fill="F2F2F2"/>
            <w:vAlign w:val="center"/>
          </w:tcPr>
          <w:p w14:paraId="49373E6C"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Teléfono</w:t>
            </w:r>
          </w:p>
        </w:tc>
      </w:tr>
      <w:tr w:rsidR="00F63553" w:rsidRPr="008815A5" w14:paraId="33800121" w14:textId="77777777" w:rsidTr="005D6C85">
        <w:tc>
          <w:tcPr>
            <w:tcW w:w="1899" w:type="dxa"/>
            <w:tcBorders>
              <w:top w:val="single" w:sz="2" w:space="0" w:color="000000"/>
              <w:left w:val="single" w:sz="1" w:space="0" w:color="000000"/>
              <w:bottom w:val="single" w:sz="1" w:space="0" w:color="000000"/>
            </w:tcBorders>
            <w:shd w:val="clear" w:color="auto" w:fill="auto"/>
            <w:vAlign w:val="center"/>
          </w:tcPr>
          <w:p w14:paraId="48C1B879" w14:textId="7C977C29"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1130660084</w:t>
            </w:r>
          </w:p>
        </w:tc>
        <w:tc>
          <w:tcPr>
            <w:tcW w:w="3544" w:type="dxa"/>
            <w:tcBorders>
              <w:top w:val="single" w:sz="2" w:space="0" w:color="000000"/>
              <w:left w:val="single" w:sz="1" w:space="0" w:color="000000"/>
              <w:bottom w:val="single" w:sz="1" w:space="0" w:color="000000"/>
            </w:tcBorders>
            <w:shd w:val="clear" w:color="auto" w:fill="auto"/>
            <w:vAlign w:val="center"/>
          </w:tcPr>
          <w:p w14:paraId="4ACEE089" w14:textId="376EAB0C" w:rsidR="00F63553" w:rsidRPr="008815A5" w:rsidRDefault="0010697F" w:rsidP="00AC6C86">
            <w:pPr>
              <w:jc w:val="center"/>
              <w:rPr>
                <w:rFonts w:asciiTheme="minorHAnsi" w:hAnsiTheme="minorHAnsi" w:cstheme="minorHAnsi"/>
              </w:rPr>
            </w:pPr>
            <w:r w:rsidRPr="008815A5">
              <w:rPr>
                <w:rFonts w:asciiTheme="minorHAnsi" w:hAnsiTheme="minorHAnsi" w:cstheme="minorHAnsi"/>
              </w:rPr>
              <w:t>Cristhian Alexander Torres Polanco</w:t>
            </w:r>
          </w:p>
        </w:tc>
        <w:tc>
          <w:tcPr>
            <w:tcW w:w="3118"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7D88B4CB" w14:textId="3096E31B" w:rsidR="00F63553" w:rsidRPr="008815A5" w:rsidRDefault="00072D6F" w:rsidP="00AC6C86">
            <w:pPr>
              <w:pStyle w:val="Contenidodelatabla"/>
              <w:snapToGrid w:val="0"/>
              <w:jc w:val="center"/>
              <w:rPr>
                <w:rFonts w:asciiTheme="minorHAnsi" w:hAnsiTheme="minorHAnsi" w:cstheme="minorHAnsi"/>
                <w:sz w:val="22"/>
                <w:szCs w:val="22"/>
              </w:rPr>
            </w:pPr>
            <w:r w:rsidRPr="008815A5">
              <w:rPr>
                <w:rFonts w:asciiTheme="minorHAnsi" w:hAnsiTheme="minorHAnsi" w:cstheme="minorHAnsi"/>
                <w:sz w:val="22"/>
                <w:szCs w:val="22"/>
              </w:rPr>
              <w:t>calexandertorres@estudiante.uniajc.edu.co</w:t>
            </w:r>
          </w:p>
        </w:tc>
        <w:tc>
          <w:tcPr>
            <w:tcW w:w="1750" w:type="dxa"/>
            <w:tcBorders>
              <w:top w:val="single" w:sz="2" w:space="0" w:color="000000"/>
              <w:left w:val="single" w:sz="1" w:space="0" w:color="000000"/>
              <w:bottom w:val="single" w:sz="1" w:space="0" w:color="000000"/>
              <w:right w:val="single" w:sz="1" w:space="0" w:color="000000"/>
            </w:tcBorders>
            <w:shd w:val="clear" w:color="auto" w:fill="auto"/>
            <w:vAlign w:val="center"/>
          </w:tcPr>
          <w:p w14:paraId="008CC576" w14:textId="6C650B0D"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3116400108</w:t>
            </w:r>
          </w:p>
        </w:tc>
      </w:tr>
      <w:tr w:rsidR="00F63553" w:rsidRPr="008815A5" w14:paraId="3A3A4054" w14:textId="77777777" w:rsidTr="005D6C85">
        <w:tc>
          <w:tcPr>
            <w:tcW w:w="1899" w:type="dxa"/>
            <w:tcBorders>
              <w:left w:val="single" w:sz="1" w:space="0" w:color="000000"/>
              <w:bottom w:val="single" w:sz="1" w:space="0" w:color="000000"/>
            </w:tcBorders>
            <w:shd w:val="clear" w:color="auto" w:fill="auto"/>
            <w:vAlign w:val="center"/>
          </w:tcPr>
          <w:p w14:paraId="50B830D8" w14:textId="1AF73F57"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1144194657</w:t>
            </w:r>
          </w:p>
        </w:tc>
        <w:tc>
          <w:tcPr>
            <w:tcW w:w="3544" w:type="dxa"/>
            <w:tcBorders>
              <w:left w:val="single" w:sz="1" w:space="0" w:color="000000"/>
              <w:bottom w:val="single" w:sz="1" w:space="0" w:color="000000"/>
            </w:tcBorders>
            <w:shd w:val="clear" w:color="auto" w:fill="auto"/>
            <w:vAlign w:val="center"/>
          </w:tcPr>
          <w:p w14:paraId="4536BC5A" w14:textId="23D6357B" w:rsidR="00F63553" w:rsidRPr="008815A5" w:rsidRDefault="0010697F" w:rsidP="00AC6C86">
            <w:pPr>
              <w:jc w:val="center"/>
              <w:rPr>
                <w:rFonts w:asciiTheme="minorHAnsi" w:hAnsiTheme="minorHAnsi" w:cstheme="minorHAnsi"/>
              </w:rPr>
            </w:pPr>
            <w:r w:rsidRPr="008815A5">
              <w:rPr>
                <w:rFonts w:asciiTheme="minorHAnsi" w:hAnsiTheme="minorHAnsi" w:cstheme="minorHAnsi"/>
              </w:rPr>
              <w:t>Fabio Alberto Yepes Torres</w:t>
            </w:r>
          </w:p>
        </w:tc>
        <w:tc>
          <w:tcPr>
            <w:tcW w:w="3118" w:type="dxa"/>
            <w:gridSpan w:val="2"/>
            <w:tcBorders>
              <w:left w:val="single" w:sz="1" w:space="0" w:color="000000"/>
              <w:bottom w:val="single" w:sz="1" w:space="0" w:color="000000"/>
              <w:right w:val="single" w:sz="1" w:space="0" w:color="000000"/>
            </w:tcBorders>
            <w:shd w:val="clear" w:color="auto" w:fill="auto"/>
            <w:vAlign w:val="center"/>
          </w:tcPr>
          <w:p w14:paraId="5FE49DD0" w14:textId="53CD81C2"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sz w:val="22"/>
                <w:szCs w:val="22"/>
              </w:rPr>
              <w:t>fyepes@estudiante.uniajc.edu.co</w:t>
            </w:r>
          </w:p>
        </w:tc>
        <w:tc>
          <w:tcPr>
            <w:tcW w:w="1750" w:type="dxa"/>
            <w:tcBorders>
              <w:left w:val="single" w:sz="1" w:space="0" w:color="000000"/>
              <w:bottom w:val="single" w:sz="1" w:space="0" w:color="000000"/>
              <w:right w:val="single" w:sz="1" w:space="0" w:color="000000"/>
            </w:tcBorders>
            <w:shd w:val="clear" w:color="auto" w:fill="auto"/>
            <w:vAlign w:val="center"/>
          </w:tcPr>
          <w:p w14:paraId="60871B96" w14:textId="57E7843F"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3147446012</w:t>
            </w:r>
          </w:p>
        </w:tc>
      </w:tr>
      <w:tr w:rsidR="00356D67" w:rsidRPr="008815A5" w14:paraId="2E5B8B68" w14:textId="77777777" w:rsidTr="003957F8">
        <w:tc>
          <w:tcPr>
            <w:tcW w:w="10311" w:type="dxa"/>
            <w:gridSpan w:val="5"/>
            <w:tcBorders>
              <w:top w:val="single" w:sz="2" w:space="0" w:color="000000"/>
              <w:left w:val="single" w:sz="2" w:space="0" w:color="000000"/>
              <w:bottom w:val="single" w:sz="2" w:space="0" w:color="000000"/>
              <w:right w:val="single" w:sz="2" w:space="0" w:color="000000"/>
            </w:tcBorders>
            <w:shd w:val="clear" w:color="auto" w:fill="F2F2F2"/>
            <w:vAlign w:val="center"/>
          </w:tcPr>
          <w:p w14:paraId="3FC2C710" w14:textId="77777777" w:rsidR="00356D67" w:rsidRPr="008815A5" w:rsidRDefault="00C60045" w:rsidP="00EA5AA2">
            <w:pPr>
              <w:pStyle w:val="Contenidodelatabla"/>
              <w:snapToGrid w:val="0"/>
              <w:jc w:val="center"/>
              <w:rPr>
                <w:rFonts w:asciiTheme="minorHAnsi" w:hAnsiTheme="minorHAnsi" w:cstheme="minorHAnsi"/>
                <w:b/>
              </w:rPr>
            </w:pPr>
            <w:r w:rsidRPr="008815A5">
              <w:rPr>
                <w:rFonts w:asciiTheme="minorHAnsi" w:hAnsiTheme="minorHAnsi" w:cstheme="minorHAnsi"/>
                <w:b/>
              </w:rPr>
              <w:t>DIRECTOR</w:t>
            </w:r>
          </w:p>
        </w:tc>
      </w:tr>
      <w:tr w:rsidR="000470BB" w:rsidRPr="008815A5" w14:paraId="550649F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08FFD00E" w14:textId="77777777" w:rsidR="000470BB" w:rsidRPr="008815A5" w:rsidRDefault="000470BB" w:rsidP="00AC6C86">
            <w:pPr>
              <w:snapToGrid w:val="0"/>
              <w:jc w:val="center"/>
              <w:rPr>
                <w:rFonts w:asciiTheme="minorHAnsi" w:hAnsiTheme="minorHAnsi" w:cstheme="minorHAnsi"/>
                <w:b/>
              </w:rPr>
            </w:pPr>
            <w:r w:rsidRPr="008815A5">
              <w:rPr>
                <w:rFonts w:asciiTheme="minorHAnsi" w:hAnsiTheme="minorHAnsi" w:cstheme="minorHAnsi"/>
                <w:b/>
              </w:rPr>
              <w:t>Identificación</w:t>
            </w:r>
          </w:p>
        </w:tc>
        <w:tc>
          <w:tcPr>
            <w:tcW w:w="411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58DD5033" w14:textId="77777777" w:rsidR="000470BB" w:rsidRPr="008815A5" w:rsidRDefault="000470BB" w:rsidP="00AC6C86">
            <w:pPr>
              <w:jc w:val="center"/>
              <w:rPr>
                <w:rFonts w:asciiTheme="minorHAnsi" w:hAnsiTheme="minorHAnsi" w:cstheme="minorHAnsi"/>
                <w:b/>
              </w:rPr>
            </w:pPr>
            <w:r w:rsidRPr="008815A5">
              <w:rPr>
                <w:rFonts w:asciiTheme="minorHAnsi" w:hAnsiTheme="minorHAnsi" w:cstheme="minorHAnsi"/>
                <w:b/>
              </w:rPr>
              <w:t>Nombre completo</w:t>
            </w:r>
          </w:p>
        </w:tc>
        <w:tc>
          <w:tcPr>
            <w:tcW w:w="430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D5A8753" w14:textId="77777777" w:rsidR="000470BB" w:rsidRPr="008815A5" w:rsidRDefault="000470BB"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e-mail</w:t>
            </w:r>
          </w:p>
        </w:tc>
      </w:tr>
      <w:tr w:rsidR="000470BB" w:rsidRPr="008815A5" w14:paraId="371BF891"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D50D8F4" w14:textId="3AFBBD74" w:rsidR="000470BB" w:rsidRPr="008815A5" w:rsidRDefault="009C782C" w:rsidP="00AC6C86">
            <w:pPr>
              <w:snapToGrid w:val="0"/>
              <w:jc w:val="center"/>
              <w:rPr>
                <w:rFonts w:asciiTheme="minorHAnsi" w:hAnsiTheme="minorHAnsi" w:cstheme="minorHAnsi"/>
              </w:rPr>
            </w:pPr>
            <w:r w:rsidRPr="005009F2">
              <w:rPr>
                <w:rFonts w:asciiTheme="minorHAnsi" w:hAnsiTheme="minorHAnsi" w:cstheme="minorHAnsi"/>
                <w:sz w:val="22"/>
                <w:szCs w:val="22"/>
              </w:rPr>
              <w:t>98400251</w:t>
            </w:r>
          </w:p>
        </w:tc>
        <w:tc>
          <w:tcPr>
            <w:tcW w:w="4111" w:type="dxa"/>
            <w:gridSpan w:val="2"/>
            <w:tcBorders>
              <w:top w:val="single" w:sz="2" w:space="0" w:color="000000"/>
              <w:left w:val="single" w:sz="1" w:space="0" w:color="000000"/>
              <w:bottom w:val="single" w:sz="1" w:space="0" w:color="000000"/>
            </w:tcBorders>
            <w:shd w:val="clear" w:color="auto" w:fill="auto"/>
            <w:vAlign w:val="center"/>
          </w:tcPr>
          <w:p w14:paraId="51A00060" w14:textId="23919F65" w:rsidR="000470BB" w:rsidRPr="008815A5" w:rsidRDefault="00CE5D6E" w:rsidP="00AC6C86">
            <w:pPr>
              <w:jc w:val="center"/>
              <w:rPr>
                <w:rFonts w:asciiTheme="minorHAnsi" w:hAnsiTheme="minorHAnsi" w:cstheme="minorHAnsi"/>
              </w:rPr>
            </w:pPr>
            <w:r w:rsidRPr="008815A5">
              <w:rPr>
                <w:rFonts w:asciiTheme="minorHAnsi" w:hAnsiTheme="minorHAnsi" w:cstheme="minorHAnsi"/>
              </w:rPr>
              <w:t>Jorge Humberto Erazo</w:t>
            </w:r>
          </w:p>
        </w:tc>
        <w:tc>
          <w:tcPr>
            <w:tcW w:w="4301"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023B46E9" w14:textId="12E3DEA3" w:rsidR="000470BB" w:rsidRPr="008815A5" w:rsidRDefault="00CE5D6E" w:rsidP="00AC6C86">
            <w:pPr>
              <w:pStyle w:val="Contenidodelatabla"/>
              <w:snapToGrid w:val="0"/>
              <w:jc w:val="center"/>
              <w:rPr>
                <w:rFonts w:asciiTheme="minorHAnsi" w:hAnsiTheme="minorHAnsi" w:cstheme="minorHAnsi"/>
              </w:rPr>
            </w:pPr>
            <w:r w:rsidRPr="008815A5">
              <w:rPr>
                <w:rFonts w:asciiTheme="minorHAnsi" w:hAnsiTheme="minorHAnsi" w:cstheme="minorHAnsi"/>
              </w:rPr>
              <w:t>jerazoa@profesores.uniajc.edu.co</w:t>
            </w:r>
          </w:p>
        </w:tc>
      </w:tr>
      <w:tr w:rsidR="00EA5AA2" w:rsidRPr="008815A5" w14:paraId="082415C2" w14:textId="77777777" w:rsidTr="002A7246">
        <w:tc>
          <w:tcPr>
            <w:tcW w:w="10311" w:type="dxa"/>
            <w:gridSpan w:val="5"/>
            <w:tcBorders>
              <w:top w:val="single" w:sz="2" w:space="0" w:color="000000"/>
              <w:left w:val="single" w:sz="1" w:space="0" w:color="000000"/>
              <w:bottom w:val="single" w:sz="2" w:space="0" w:color="000000"/>
              <w:right w:val="single" w:sz="1" w:space="0" w:color="000000"/>
            </w:tcBorders>
            <w:shd w:val="clear" w:color="auto" w:fill="auto"/>
            <w:vAlign w:val="center"/>
          </w:tcPr>
          <w:p w14:paraId="471B94B1" w14:textId="77777777" w:rsidR="00EA5AA2" w:rsidRPr="008815A5" w:rsidRDefault="00EA5AA2"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PROBLEMA DE INVESTIGACIÓN</w:t>
            </w:r>
          </w:p>
        </w:tc>
      </w:tr>
      <w:tr w:rsidR="00EA5AA2" w:rsidRPr="008815A5" w14:paraId="3B8DE973"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B636394" w14:textId="77777777" w:rsidR="00EA5AA2" w:rsidRPr="008815A5" w:rsidRDefault="00B55E1D" w:rsidP="00B55E1D">
            <w:pPr>
              <w:pStyle w:val="Contenidodelatabla"/>
              <w:jc w:val="both"/>
              <w:rPr>
                <w:rFonts w:asciiTheme="minorHAnsi" w:hAnsiTheme="minorHAnsi" w:cstheme="minorHAnsi"/>
                <w:b/>
                <w:sz w:val="22"/>
              </w:rPr>
            </w:pPr>
            <w:r w:rsidRPr="008815A5">
              <w:rPr>
                <w:rFonts w:asciiTheme="minorHAnsi" w:hAnsiTheme="minorHAnsi" w:cstheme="minorHAnsi"/>
                <w:b/>
                <w:sz w:val="22"/>
              </w:rPr>
              <w:t>PLANTEAMIENTO DE</w:t>
            </w:r>
            <w:r w:rsidR="00EA5AA2" w:rsidRPr="008815A5">
              <w:rPr>
                <w:rFonts w:asciiTheme="minorHAnsi" w:hAnsiTheme="minorHAnsi" w:cstheme="minorHAnsi"/>
                <w:b/>
                <w:sz w:val="22"/>
              </w:rPr>
              <w:t>L PROBLEMA</w:t>
            </w:r>
          </w:p>
        </w:tc>
        <w:tc>
          <w:tcPr>
            <w:tcW w:w="8412" w:type="dxa"/>
            <w:gridSpan w:val="4"/>
            <w:tcBorders>
              <w:top w:val="single" w:sz="2" w:space="0" w:color="000000"/>
              <w:left w:val="single" w:sz="1" w:space="0" w:color="000000"/>
              <w:bottom w:val="single" w:sz="1" w:space="0" w:color="000000"/>
              <w:right w:val="single" w:sz="1" w:space="0" w:color="000000"/>
            </w:tcBorders>
            <w:shd w:val="clear" w:color="auto" w:fill="auto"/>
            <w:vAlign w:val="center"/>
          </w:tcPr>
          <w:p w14:paraId="5EF01621" w14:textId="5EB53C38" w:rsidR="00B55E1D" w:rsidRPr="008815A5" w:rsidRDefault="00D32AB4" w:rsidP="00D2377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lang w:val="es-CO"/>
              </w:rPr>
              <w:t xml:space="preserve">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w:t>
            </w:r>
            <w:commentRangeStart w:id="0"/>
            <w:r w:rsidRPr="008815A5">
              <w:rPr>
                <w:rFonts w:asciiTheme="minorHAnsi" w:hAnsiTheme="minorHAnsi" w:cstheme="minorHAnsi"/>
                <w:sz w:val="20"/>
                <w:szCs w:val="20"/>
                <w:lang w:val="es-CO"/>
              </w:rPr>
              <w:t>temperatura es fundamental para este tipo e instalaciones.</w:t>
            </w:r>
            <w:commentRangeEnd w:id="0"/>
            <w:r w:rsidR="00240CE0">
              <w:rPr>
                <w:rStyle w:val="Refdecomentario"/>
              </w:rPr>
              <w:commentReference w:id="0"/>
            </w:r>
          </w:p>
        </w:tc>
      </w:tr>
      <w:tr w:rsidR="00F405F4" w:rsidRPr="008815A5" w14:paraId="543FA92F" w14:textId="77777777" w:rsidTr="005D6C85">
        <w:trPr>
          <w:trHeight w:val="680"/>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4E41A51D" w14:textId="77777777" w:rsidR="00F405F4" w:rsidRPr="008815A5" w:rsidRDefault="00C60045" w:rsidP="007D6426">
            <w:pPr>
              <w:pStyle w:val="Contenidodelatabla"/>
              <w:jc w:val="both"/>
              <w:rPr>
                <w:rFonts w:asciiTheme="minorHAnsi" w:hAnsiTheme="minorHAnsi" w:cstheme="minorHAnsi"/>
                <w:b/>
                <w:strike/>
                <w:sz w:val="22"/>
              </w:rPr>
            </w:pPr>
            <w:r w:rsidRPr="008815A5">
              <w:rPr>
                <w:rFonts w:asciiTheme="minorHAnsi" w:hAnsiTheme="minorHAnsi" w:cstheme="minorHAnsi"/>
                <w:b/>
                <w:sz w:val="22"/>
              </w:rPr>
              <w:t>FORMULACIÓN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7A4B1A5" w14:textId="5551C6B3" w:rsidR="00B55E1D" w:rsidRPr="008815A5" w:rsidRDefault="002E46D1" w:rsidP="002E46D1">
            <w:pPr>
              <w:pStyle w:val="Contenidodelatabla"/>
              <w:snapToGrid w:val="0"/>
              <w:rPr>
                <w:rFonts w:asciiTheme="minorHAnsi" w:hAnsiTheme="minorHAnsi" w:cstheme="minorHAnsi"/>
                <w:sz w:val="20"/>
                <w:szCs w:val="20"/>
                <w:lang w:val="es-CO"/>
              </w:rPr>
            </w:pPr>
            <w:r w:rsidRPr="008815A5">
              <w:rPr>
                <w:rFonts w:asciiTheme="minorHAnsi" w:hAnsiTheme="minorHAnsi" w:cstheme="minorHAnsi"/>
                <w:sz w:val="20"/>
                <w:szCs w:val="20"/>
                <w:lang w:val="es-CO"/>
              </w:rPr>
              <w:t xml:space="preserve">¿Cómo </w:t>
            </w:r>
            <w:r w:rsidR="00C44A65" w:rsidRPr="008815A5">
              <w:rPr>
                <w:rFonts w:asciiTheme="minorHAnsi" w:hAnsiTheme="minorHAnsi" w:cstheme="minorHAnsi"/>
                <w:sz w:val="20"/>
                <w:szCs w:val="20"/>
                <w:lang w:val="es-CO"/>
              </w:rPr>
              <w:t>mejorar</w:t>
            </w:r>
            <w:r w:rsidRPr="008815A5">
              <w:rPr>
                <w:rFonts w:asciiTheme="minorHAnsi" w:hAnsiTheme="minorHAnsi" w:cstheme="minorHAnsi"/>
                <w:sz w:val="20"/>
                <w:szCs w:val="20"/>
                <w:lang w:val="es-CO"/>
              </w:rPr>
              <w:t xml:space="preserve"> las labores </w:t>
            </w:r>
            <w:commentRangeStart w:id="1"/>
            <w:r w:rsidRPr="008815A5">
              <w:rPr>
                <w:rFonts w:asciiTheme="minorHAnsi" w:hAnsiTheme="minorHAnsi" w:cstheme="minorHAnsi"/>
                <w:sz w:val="20"/>
                <w:szCs w:val="20"/>
                <w:lang w:val="es-CO"/>
              </w:rPr>
              <w:t xml:space="preserve">de inspección </w:t>
            </w:r>
            <w:commentRangeEnd w:id="1"/>
            <w:r w:rsidR="00240CE0">
              <w:rPr>
                <w:rStyle w:val="Refdecomentario"/>
              </w:rPr>
              <w:commentReference w:id="1"/>
            </w:r>
            <w:r w:rsidRPr="008815A5">
              <w:rPr>
                <w:rFonts w:asciiTheme="minorHAnsi" w:hAnsiTheme="minorHAnsi" w:cstheme="minorHAnsi"/>
                <w:sz w:val="20"/>
                <w:szCs w:val="20"/>
                <w:lang w:val="es-CO"/>
              </w:rPr>
              <w:t>de las instalaciones de paneles fotovoltaicos</w:t>
            </w:r>
            <w:r w:rsidR="00BC7DD1" w:rsidRPr="008815A5">
              <w:rPr>
                <w:rFonts w:asciiTheme="minorHAnsi" w:hAnsiTheme="minorHAnsi" w:cstheme="minorHAnsi"/>
                <w:sz w:val="20"/>
                <w:szCs w:val="20"/>
                <w:lang w:val="es-CO"/>
              </w:rPr>
              <w:t xml:space="preserve"> usando información térmica y procesamiento digital de imágenes</w:t>
            </w:r>
            <w:r w:rsidRPr="008815A5">
              <w:rPr>
                <w:rFonts w:asciiTheme="minorHAnsi" w:hAnsiTheme="minorHAnsi" w:cstheme="minorHAnsi"/>
                <w:sz w:val="20"/>
                <w:szCs w:val="20"/>
                <w:lang w:val="es-CO"/>
              </w:rPr>
              <w:t>?</w:t>
            </w:r>
          </w:p>
        </w:tc>
      </w:tr>
      <w:tr w:rsidR="00F405F4" w:rsidRPr="008815A5" w14:paraId="1372246C" w14:textId="77777777" w:rsidTr="005D6C85">
        <w:trPr>
          <w:trHeight w:val="591"/>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294A4A4A" w14:textId="77777777" w:rsidR="00F405F4" w:rsidRPr="008815A5" w:rsidRDefault="00C60045">
            <w:pPr>
              <w:pStyle w:val="Contenidodelatabla"/>
              <w:jc w:val="both"/>
              <w:rPr>
                <w:rFonts w:asciiTheme="minorHAnsi" w:hAnsiTheme="minorHAnsi" w:cstheme="minorHAnsi"/>
                <w:b/>
                <w:strike/>
                <w:sz w:val="22"/>
              </w:rPr>
            </w:pPr>
            <w:commentRangeStart w:id="2"/>
            <w:r w:rsidRPr="008815A5">
              <w:rPr>
                <w:rFonts w:asciiTheme="minorHAnsi" w:hAnsiTheme="minorHAnsi" w:cstheme="minorHAnsi"/>
                <w:b/>
                <w:sz w:val="22"/>
              </w:rPr>
              <w:t>SISTEMATIZACIÓN PROBLEMA</w:t>
            </w:r>
            <w:commentRangeEnd w:id="2"/>
            <w:r w:rsidR="00240CE0">
              <w:rPr>
                <w:rStyle w:val="Refdecomentario"/>
              </w:rPr>
              <w:commentReference w:id="2"/>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3032C887" w14:textId="1684EC92" w:rsidR="0007473D" w:rsidRPr="008815A5" w:rsidRDefault="0007473D" w:rsidP="00D23779">
            <w:pPr>
              <w:pStyle w:val="Prrafodelista"/>
              <w:numPr>
                <w:ilvl w:val="0"/>
                <w:numId w:val="10"/>
              </w:numPr>
              <w:spacing w:line="276" w:lineRule="auto"/>
              <w:jc w:val="both"/>
              <w:rPr>
                <w:rFonts w:asciiTheme="minorHAnsi" w:eastAsia="Times New Roman" w:hAnsiTheme="minorHAnsi" w:cstheme="minorHAnsi"/>
                <w:sz w:val="20"/>
                <w:szCs w:val="18"/>
              </w:rPr>
            </w:pPr>
            <w:r w:rsidRPr="008815A5">
              <w:rPr>
                <w:rFonts w:asciiTheme="minorHAnsi" w:eastAsia="Times New Roman" w:hAnsiTheme="minorHAnsi" w:cstheme="minorHAnsi"/>
                <w:sz w:val="20"/>
                <w:szCs w:val="18"/>
              </w:rPr>
              <w:t xml:space="preserve">¿Cómo </w:t>
            </w:r>
            <w:r w:rsidR="006651B4" w:rsidRPr="008815A5">
              <w:rPr>
                <w:rFonts w:asciiTheme="minorHAnsi" w:eastAsia="Times New Roman" w:hAnsiTheme="minorHAnsi" w:cstheme="minorHAnsi"/>
                <w:sz w:val="20"/>
                <w:szCs w:val="18"/>
              </w:rPr>
              <w:t>disminui</w:t>
            </w:r>
            <w:r w:rsidRPr="008815A5">
              <w:rPr>
                <w:rFonts w:asciiTheme="minorHAnsi" w:eastAsia="Times New Roman" w:hAnsiTheme="minorHAnsi" w:cstheme="minorHAnsi"/>
                <w:sz w:val="20"/>
                <w:szCs w:val="18"/>
              </w:rPr>
              <w:t>r el tiempo del análisis de información para los mantenimientos predictivos?</w:t>
            </w:r>
          </w:p>
          <w:p w14:paraId="44628AC3" w14:textId="464CEE91" w:rsidR="0007473D" w:rsidRPr="008815A5" w:rsidRDefault="0007473D" w:rsidP="00D23779">
            <w:pPr>
              <w:pStyle w:val="Prrafodelista"/>
              <w:numPr>
                <w:ilvl w:val="0"/>
                <w:numId w:val="10"/>
              </w:numPr>
              <w:jc w:val="both"/>
              <w:rPr>
                <w:rFonts w:asciiTheme="minorHAnsi" w:eastAsia="Times New Roman" w:hAnsiTheme="minorHAnsi" w:cstheme="minorHAnsi"/>
                <w:sz w:val="20"/>
                <w:szCs w:val="18"/>
              </w:rPr>
            </w:pPr>
            <w:r w:rsidRPr="008815A5">
              <w:rPr>
                <w:rFonts w:asciiTheme="minorHAnsi" w:eastAsia="Times New Roman" w:hAnsiTheme="minorHAnsi" w:cstheme="minorHAnsi"/>
                <w:sz w:val="20"/>
                <w:szCs w:val="18"/>
              </w:rPr>
              <w:t>¿Cómo adaptar las nuevas tecnologías en el procesamiento de datos al análisis de información suministrada a los mantenimientos predictivos de las instalaciones de paneles fotovoltaicos?</w:t>
            </w:r>
          </w:p>
        </w:tc>
      </w:tr>
      <w:tr w:rsidR="00EA5AA2" w:rsidRPr="008815A5" w14:paraId="25869D38" w14:textId="77777777" w:rsidTr="00EA5AA2">
        <w:trPr>
          <w:trHeight w:val="219"/>
        </w:trPr>
        <w:tc>
          <w:tcPr>
            <w:tcW w:w="10311" w:type="dxa"/>
            <w:gridSpan w:val="5"/>
            <w:tcBorders>
              <w:top w:val="single" w:sz="2" w:space="0" w:color="000000"/>
              <w:left w:val="single" w:sz="2" w:space="0" w:color="000000"/>
              <w:bottom w:val="single" w:sz="2" w:space="0" w:color="000000"/>
              <w:right w:val="single" w:sz="1" w:space="0" w:color="000000"/>
            </w:tcBorders>
            <w:shd w:val="clear" w:color="auto" w:fill="F2F2F2"/>
            <w:vAlign w:val="center"/>
          </w:tcPr>
          <w:p w14:paraId="1CEC04F3" w14:textId="77777777" w:rsidR="00EA5AA2" w:rsidRPr="008815A5" w:rsidRDefault="00EA5AA2" w:rsidP="00EA5AA2">
            <w:pPr>
              <w:shd w:val="clear" w:color="auto" w:fill="FFFFFF"/>
              <w:jc w:val="center"/>
              <w:rPr>
                <w:rFonts w:asciiTheme="minorHAnsi" w:eastAsia="Times New Roman" w:hAnsiTheme="minorHAnsi" w:cstheme="minorHAnsi"/>
                <w:b/>
                <w:lang w:eastAsia="es-ES"/>
              </w:rPr>
            </w:pPr>
            <w:r w:rsidRPr="008815A5">
              <w:rPr>
                <w:rFonts w:asciiTheme="minorHAnsi" w:eastAsia="Times New Roman" w:hAnsiTheme="minorHAnsi" w:cstheme="minorHAnsi"/>
                <w:b/>
                <w:lang w:eastAsia="es-ES"/>
              </w:rPr>
              <w:t>OBJETIVOS</w:t>
            </w:r>
          </w:p>
        </w:tc>
      </w:tr>
      <w:tr w:rsidR="00F405F4" w:rsidRPr="008815A5" w14:paraId="410FEBB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384A3700" w14:textId="77777777" w:rsidR="00F405F4" w:rsidRPr="008815A5" w:rsidRDefault="00C60045" w:rsidP="002F047B">
            <w:pPr>
              <w:pStyle w:val="Contenidodelatabla"/>
              <w:jc w:val="both"/>
              <w:rPr>
                <w:rFonts w:asciiTheme="minorHAnsi" w:hAnsiTheme="minorHAnsi" w:cstheme="minorHAnsi"/>
                <w:b/>
                <w:sz w:val="22"/>
              </w:rPr>
            </w:pPr>
            <w:r w:rsidRPr="008815A5">
              <w:rPr>
                <w:rFonts w:asciiTheme="minorHAnsi" w:hAnsiTheme="minorHAnsi" w:cstheme="minorHAnsi"/>
                <w:b/>
                <w:sz w:val="22"/>
              </w:rPr>
              <w:t>OBJETIVO GENERAL</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45469D5E" w14:textId="5DE2B684" w:rsidR="00FD2744" w:rsidRPr="008815A5" w:rsidRDefault="0007473D" w:rsidP="008B681B">
            <w:pPr>
              <w:shd w:val="clear" w:color="auto" w:fill="FFFFFF"/>
              <w:jc w:val="both"/>
              <w:rPr>
                <w:rFonts w:asciiTheme="minorHAnsi" w:eastAsia="Times New Roman" w:hAnsiTheme="minorHAnsi" w:cstheme="minorHAnsi"/>
                <w:lang w:eastAsia="es-ES"/>
              </w:rPr>
            </w:pPr>
            <w:r w:rsidRPr="008815A5">
              <w:rPr>
                <w:rFonts w:asciiTheme="minorHAnsi" w:eastAsia="Times New Roman" w:hAnsiTheme="minorHAnsi" w:cstheme="minorHAnsi"/>
                <w:sz w:val="20"/>
                <w:szCs w:val="20"/>
              </w:rPr>
              <w:t>Desarrollar</w:t>
            </w:r>
            <w:del w:id="3" w:author="IEUser" w:date="2021-05-31T15:05:00Z">
              <w:r w:rsidRPr="008815A5" w:rsidDel="00BB6798">
                <w:rPr>
                  <w:rFonts w:asciiTheme="minorHAnsi" w:eastAsia="Times New Roman" w:hAnsiTheme="minorHAnsi" w:cstheme="minorHAnsi"/>
                  <w:sz w:val="20"/>
                  <w:szCs w:val="20"/>
                </w:rPr>
                <w:delText>,</w:delText>
              </w:r>
            </w:del>
            <w:r w:rsidRPr="008815A5">
              <w:rPr>
                <w:rFonts w:asciiTheme="minorHAnsi" w:eastAsia="Times New Roman" w:hAnsiTheme="minorHAnsi" w:cstheme="minorHAnsi"/>
                <w:sz w:val="20"/>
                <w:szCs w:val="20"/>
              </w:rPr>
              <w:t xml:space="preserve"> </w:t>
            </w:r>
            <w:del w:id="4" w:author="IEUser" w:date="2021-05-31T14:28:00Z">
              <w:r w:rsidRPr="008815A5" w:rsidDel="008D28AC">
                <w:rPr>
                  <w:rFonts w:asciiTheme="minorHAnsi" w:eastAsia="Times New Roman" w:hAnsiTheme="minorHAnsi" w:cstheme="minorHAnsi"/>
                  <w:sz w:val="20"/>
                  <w:szCs w:val="20"/>
                </w:rPr>
                <w:delText xml:space="preserve">con base en técnicas de procesamientos de imágenes, </w:delText>
              </w:r>
            </w:del>
            <w:r w:rsidRPr="008815A5">
              <w:rPr>
                <w:rFonts w:asciiTheme="minorHAnsi" w:eastAsia="Times New Roman" w:hAnsiTheme="minorHAnsi" w:cstheme="minorHAnsi"/>
                <w:sz w:val="20"/>
                <w:szCs w:val="20"/>
              </w:rPr>
              <w:t xml:space="preserve">un algoritmo para identificar y caracterizar patrones de fallos, daños o deterioro en las termografías </w:t>
            </w:r>
            <w:r w:rsidR="009A0664" w:rsidRPr="008815A5">
              <w:rPr>
                <w:rFonts w:asciiTheme="minorHAnsi" w:eastAsia="Times New Roman" w:hAnsiTheme="minorHAnsi" w:cstheme="minorHAnsi"/>
                <w:sz w:val="20"/>
                <w:szCs w:val="20"/>
              </w:rPr>
              <w:t>d</w:t>
            </w:r>
            <w:r w:rsidRPr="008815A5">
              <w:rPr>
                <w:rFonts w:asciiTheme="minorHAnsi" w:eastAsia="Times New Roman" w:hAnsiTheme="minorHAnsi" w:cstheme="minorHAnsi"/>
                <w:sz w:val="20"/>
                <w:szCs w:val="20"/>
              </w:rPr>
              <w:t>e paneles fotovoltaicos</w:t>
            </w:r>
            <w:del w:id="5" w:author="IEUser" w:date="2021-05-31T14:28:00Z">
              <w:r w:rsidRPr="008815A5" w:rsidDel="008D28AC">
                <w:rPr>
                  <w:rFonts w:asciiTheme="minorHAnsi" w:eastAsia="Times New Roman" w:hAnsiTheme="minorHAnsi" w:cstheme="minorHAnsi"/>
                  <w:sz w:val="20"/>
                  <w:szCs w:val="20"/>
                </w:rPr>
                <w:delText>.</w:delText>
              </w:r>
            </w:del>
            <w:ins w:id="6" w:author="IEUser" w:date="2021-05-31T14:28:00Z">
              <w:r w:rsidR="008D28AC" w:rsidRPr="008815A5">
                <w:rPr>
                  <w:rFonts w:asciiTheme="minorHAnsi" w:eastAsia="Times New Roman" w:hAnsiTheme="minorHAnsi" w:cstheme="minorHAnsi"/>
                  <w:sz w:val="20"/>
                  <w:szCs w:val="20"/>
                </w:rPr>
                <w:t xml:space="preserve"> con base en técnicas de procesamientos de imágenes,</w:t>
              </w:r>
            </w:ins>
          </w:p>
        </w:tc>
      </w:tr>
      <w:tr w:rsidR="008B681B" w:rsidRPr="008815A5" w14:paraId="6CB41044" w14:textId="77777777" w:rsidTr="005D6C85">
        <w:tc>
          <w:tcPr>
            <w:tcW w:w="1899" w:type="dxa"/>
            <w:tcBorders>
              <w:top w:val="single" w:sz="2" w:space="0" w:color="000000"/>
              <w:left w:val="single" w:sz="2" w:space="0" w:color="000000"/>
              <w:bottom w:val="single" w:sz="4" w:space="0" w:color="000000"/>
              <w:right w:val="single" w:sz="2" w:space="0" w:color="000000"/>
            </w:tcBorders>
            <w:shd w:val="clear" w:color="auto" w:fill="F2F2F2"/>
            <w:vAlign w:val="center"/>
          </w:tcPr>
          <w:p w14:paraId="1AD30A7A" w14:textId="77777777" w:rsidR="008B681B" w:rsidRPr="008815A5" w:rsidRDefault="008B681B"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OBJETIVOS ESPECÍFICOS</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5D30A24C" w14:textId="3D8DAF64" w:rsidR="00C3443D" w:rsidRPr="00C3443D" w:rsidRDefault="00C3443D" w:rsidP="004F165A">
            <w:pPr>
              <w:pStyle w:val="Prrafodelista"/>
              <w:numPr>
                <w:ilvl w:val="0"/>
                <w:numId w:val="13"/>
              </w:numPr>
              <w:rPr>
                <w:rFonts w:asciiTheme="minorHAnsi" w:hAnsiTheme="minorHAnsi" w:cstheme="minorHAnsi"/>
                <w:sz w:val="20"/>
                <w:szCs w:val="18"/>
              </w:rPr>
            </w:pPr>
            <w:r w:rsidRPr="00C3443D">
              <w:rPr>
                <w:rFonts w:asciiTheme="minorHAnsi" w:hAnsiTheme="minorHAnsi" w:cstheme="minorHAnsi"/>
                <w:sz w:val="20"/>
                <w:szCs w:val="18"/>
              </w:rPr>
              <w:t xml:space="preserve">Definir </w:t>
            </w:r>
            <w:del w:id="7" w:author="IEUser" w:date="2021-05-31T15:06:00Z">
              <w:r w:rsidRPr="00C3443D" w:rsidDel="00070D1E">
                <w:rPr>
                  <w:rFonts w:asciiTheme="minorHAnsi" w:hAnsiTheme="minorHAnsi" w:cstheme="minorHAnsi"/>
                  <w:sz w:val="20"/>
                  <w:szCs w:val="18"/>
                </w:rPr>
                <w:delText xml:space="preserve">e implementar </w:delText>
              </w:r>
            </w:del>
            <w:r w:rsidRPr="00C3443D">
              <w:rPr>
                <w:rFonts w:asciiTheme="minorHAnsi" w:hAnsiTheme="minorHAnsi" w:cstheme="minorHAnsi"/>
                <w:sz w:val="20"/>
                <w:szCs w:val="18"/>
              </w:rPr>
              <w:t>la técnica de procesamiento de imágenes adecuada para la digitalización de imágenes termográficas.</w:t>
            </w:r>
          </w:p>
          <w:p w14:paraId="01219625" w14:textId="6E97CFAD" w:rsidR="00C3443D" w:rsidRPr="00C3443D" w:rsidRDefault="00C3443D" w:rsidP="009C0337">
            <w:pPr>
              <w:pStyle w:val="Prrafodelista"/>
              <w:numPr>
                <w:ilvl w:val="0"/>
                <w:numId w:val="13"/>
              </w:numPr>
              <w:rPr>
                <w:rFonts w:asciiTheme="minorHAnsi" w:hAnsiTheme="minorHAnsi" w:cstheme="minorHAnsi"/>
                <w:sz w:val="20"/>
                <w:szCs w:val="18"/>
              </w:rPr>
            </w:pPr>
            <w:r w:rsidRPr="00C3443D">
              <w:rPr>
                <w:rFonts w:asciiTheme="minorHAnsi" w:hAnsiTheme="minorHAnsi" w:cstheme="minorHAnsi"/>
                <w:sz w:val="20"/>
                <w:szCs w:val="18"/>
              </w:rPr>
              <w:t>Identificar los patrones y formas de las imágenes termográficas digitalizadas que se relacionen con fallos, daños, deterioro o condiciones de operación regular de los paneles fotovoltaicos.</w:t>
            </w:r>
          </w:p>
          <w:p w14:paraId="404967B9" w14:textId="620D9157" w:rsidR="00C3443D" w:rsidRPr="00C3443D" w:rsidRDefault="00C3443D" w:rsidP="006C5DE4">
            <w:pPr>
              <w:pStyle w:val="Prrafodelista"/>
              <w:numPr>
                <w:ilvl w:val="0"/>
                <w:numId w:val="13"/>
              </w:numPr>
              <w:rPr>
                <w:rFonts w:asciiTheme="minorHAnsi" w:hAnsiTheme="minorHAnsi" w:cstheme="minorHAnsi"/>
                <w:sz w:val="20"/>
                <w:szCs w:val="18"/>
              </w:rPr>
            </w:pPr>
            <w:r w:rsidRPr="00C3443D">
              <w:rPr>
                <w:rFonts w:asciiTheme="minorHAnsi" w:hAnsiTheme="minorHAnsi" w:cstheme="minorHAnsi"/>
                <w:sz w:val="20"/>
                <w:szCs w:val="18"/>
              </w:rPr>
              <w:t xml:space="preserve">Crear una base de datos </w:t>
            </w:r>
            <w:del w:id="8" w:author="IEUser" w:date="2021-05-31T15:06:00Z">
              <w:r w:rsidRPr="00C3443D" w:rsidDel="00070D1E">
                <w:rPr>
                  <w:rFonts w:asciiTheme="minorHAnsi" w:hAnsiTheme="minorHAnsi" w:cstheme="minorHAnsi"/>
                  <w:sz w:val="20"/>
                  <w:szCs w:val="18"/>
                </w:rPr>
                <w:delText xml:space="preserve">sencilla </w:delText>
              </w:r>
            </w:del>
            <w:r w:rsidRPr="00C3443D">
              <w:rPr>
                <w:rFonts w:asciiTheme="minorHAnsi" w:hAnsiTheme="minorHAnsi" w:cstheme="minorHAnsi"/>
                <w:sz w:val="20"/>
                <w:szCs w:val="18"/>
              </w:rPr>
              <w:t>con patrones destacados y frecuentes de fallos, daños o deterioro de las imágenes termográficas tomadas a paneles fotovoltaicos.</w:t>
            </w:r>
          </w:p>
          <w:p w14:paraId="147AFF82" w14:textId="58711CF1" w:rsidR="004353E5" w:rsidRPr="00C3443D" w:rsidRDefault="00C3443D" w:rsidP="00C3443D">
            <w:pPr>
              <w:pStyle w:val="Prrafodelista"/>
              <w:numPr>
                <w:ilvl w:val="0"/>
                <w:numId w:val="13"/>
              </w:numPr>
              <w:rPr>
                <w:rFonts w:asciiTheme="minorHAnsi" w:hAnsiTheme="minorHAnsi" w:cstheme="minorHAnsi"/>
                <w:sz w:val="22"/>
                <w:szCs w:val="20"/>
              </w:rPr>
            </w:pPr>
            <w:del w:id="9" w:author="IEUser" w:date="2021-05-31T15:07:00Z">
              <w:r w:rsidRPr="00C3443D" w:rsidDel="00070D1E">
                <w:rPr>
                  <w:rFonts w:asciiTheme="minorHAnsi" w:hAnsiTheme="minorHAnsi" w:cstheme="minorHAnsi"/>
                  <w:sz w:val="20"/>
                  <w:szCs w:val="18"/>
                </w:rPr>
                <w:delText>Diseñar e i</w:delText>
              </w:r>
            </w:del>
            <w:ins w:id="10" w:author="IEUser" w:date="2021-05-31T15:07:00Z">
              <w:r w:rsidR="00070D1E">
                <w:rPr>
                  <w:rFonts w:asciiTheme="minorHAnsi" w:hAnsiTheme="minorHAnsi" w:cstheme="minorHAnsi"/>
                  <w:sz w:val="20"/>
                  <w:szCs w:val="18"/>
                </w:rPr>
                <w:t>I</w:t>
              </w:r>
            </w:ins>
            <w:r w:rsidRPr="00C3443D">
              <w:rPr>
                <w:rFonts w:asciiTheme="minorHAnsi" w:hAnsiTheme="minorHAnsi" w:cstheme="minorHAnsi"/>
                <w:sz w:val="20"/>
                <w:szCs w:val="18"/>
              </w:rPr>
              <w:t>mplementar un algoritmo de procesamiento de imágenes para identificar y caracterizar patrones de fallos, daños o deterioro en las termografías tomadas a paneles fotovoltaicos.</w:t>
            </w:r>
          </w:p>
          <w:p w14:paraId="678C5B6F" w14:textId="77777777" w:rsidR="00C3443D" w:rsidRDefault="00C3443D" w:rsidP="00C3443D">
            <w:pPr>
              <w:rPr>
                <w:ins w:id="11" w:author="Cristhian A. Torres" w:date="2021-06-01T12:19:00Z"/>
                <w:rFonts w:asciiTheme="minorHAnsi" w:hAnsiTheme="minorHAnsi" w:cstheme="minorHAnsi"/>
                <w:sz w:val="22"/>
                <w:szCs w:val="20"/>
              </w:rPr>
            </w:pPr>
          </w:p>
          <w:p w14:paraId="1C2C5B37" w14:textId="1D47D392" w:rsidR="00F52F7E" w:rsidRPr="00C3443D" w:rsidRDefault="00F52F7E" w:rsidP="00C3443D">
            <w:pPr>
              <w:rPr>
                <w:rFonts w:asciiTheme="minorHAnsi" w:hAnsiTheme="minorHAnsi" w:cstheme="minorHAnsi"/>
                <w:sz w:val="22"/>
                <w:szCs w:val="20"/>
              </w:rPr>
            </w:pPr>
            <w:bookmarkStart w:id="12" w:name="_GoBack"/>
            <w:bookmarkEnd w:id="12"/>
          </w:p>
        </w:tc>
      </w:tr>
      <w:tr w:rsidR="008B681B" w:rsidRPr="008815A5" w14:paraId="17D390BF" w14:textId="77777777" w:rsidTr="002A7246">
        <w:tc>
          <w:tcPr>
            <w:tcW w:w="10311" w:type="dxa"/>
            <w:gridSpan w:val="5"/>
            <w:tcBorders>
              <w:top w:val="single" w:sz="2" w:space="0" w:color="000000"/>
              <w:left w:val="single" w:sz="2" w:space="0" w:color="000000"/>
              <w:bottom w:val="single" w:sz="4" w:space="0" w:color="000000"/>
              <w:right w:val="single" w:sz="1" w:space="0" w:color="000000"/>
            </w:tcBorders>
            <w:shd w:val="clear" w:color="auto" w:fill="F2F2F2"/>
            <w:vAlign w:val="center"/>
          </w:tcPr>
          <w:p w14:paraId="52E0DEE3" w14:textId="7F5A70F0" w:rsidR="008B681B" w:rsidRPr="008815A5" w:rsidRDefault="0007473D" w:rsidP="008B681B">
            <w:pPr>
              <w:pStyle w:val="Prrafodelista"/>
              <w:widowControl/>
              <w:shd w:val="clear" w:color="auto" w:fill="FFFFFF"/>
              <w:suppressAutoHyphens w:val="0"/>
              <w:ind w:left="0"/>
              <w:contextualSpacing/>
              <w:jc w:val="center"/>
              <w:rPr>
                <w:rFonts w:asciiTheme="minorHAnsi" w:eastAsia="Times New Roman" w:hAnsiTheme="minorHAnsi" w:cstheme="minorHAnsi"/>
                <w:b/>
                <w:szCs w:val="24"/>
                <w:lang w:eastAsia="es-ES"/>
              </w:rPr>
            </w:pPr>
            <w:commentRangeStart w:id="13"/>
            <w:r w:rsidRPr="008815A5">
              <w:rPr>
                <w:rFonts w:asciiTheme="minorHAnsi" w:eastAsia="Times New Roman" w:hAnsiTheme="minorHAnsi" w:cstheme="minorHAnsi"/>
                <w:b/>
                <w:szCs w:val="24"/>
                <w:lang w:eastAsia="es-ES"/>
              </w:rPr>
              <w:lastRenderedPageBreak/>
              <w:t>RESULTADOS ESPERADOS</w:t>
            </w:r>
            <w:commentRangeEnd w:id="13"/>
            <w:r w:rsidR="00C13E4C">
              <w:rPr>
                <w:rStyle w:val="Refdecomentario"/>
              </w:rPr>
              <w:commentReference w:id="13"/>
            </w:r>
          </w:p>
        </w:tc>
      </w:tr>
      <w:tr w:rsidR="008B681B" w:rsidRPr="008815A5" w14:paraId="2E75C5FF" w14:textId="77777777" w:rsidTr="005D6C85">
        <w:trPr>
          <w:trHeight w:val="682"/>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2A64A08B" w14:textId="02C3A216" w:rsidR="008B681B" w:rsidRPr="008815A5" w:rsidRDefault="008B681B" w:rsidP="008B681B">
            <w:pPr>
              <w:pStyle w:val="Contenidodelatabla"/>
              <w:jc w:val="both"/>
              <w:rPr>
                <w:rFonts w:asciiTheme="minorHAnsi" w:hAnsiTheme="minorHAnsi" w:cstheme="minorHAnsi"/>
                <w:sz w:val="22"/>
              </w:rPr>
            </w:pPr>
            <w:commentRangeStart w:id="14"/>
            <w:r w:rsidRPr="008815A5">
              <w:rPr>
                <w:rFonts w:asciiTheme="minorHAnsi" w:hAnsiTheme="minorHAnsi" w:cstheme="minorHAnsi"/>
                <w:b/>
                <w:sz w:val="22"/>
              </w:rPr>
              <w:t>ALCANCES</w:t>
            </w:r>
            <w:r w:rsidR="00CE5D6E" w:rsidRPr="008815A5">
              <w:rPr>
                <w:rFonts w:asciiTheme="minorHAnsi" w:hAnsiTheme="minorHAnsi" w:cstheme="minorHAnsi"/>
                <w:b/>
                <w:sz w:val="22"/>
              </w:rPr>
              <w:t xml:space="preserve"> </w:t>
            </w:r>
            <w:r w:rsidRPr="008815A5">
              <w:rPr>
                <w:rFonts w:asciiTheme="minorHAnsi" w:hAnsiTheme="minorHAnsi" w:cstheme="minorHAnsi"/>
                <w:b/>
                <w:sz w:val="22"/>
              </w:rPr>
              <w:t>Y LIMITACIONES</w:t>
            </w:r>
            <w:commentRangeEnd w:id="14"/>
            <w:r w:rsidR="00C13E4C">
              <w:rPr>
                <w:rStyle w:val="Refdecomentario"/>
              </w:rPr>
              <w:commentReference w:id="14"/>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2BE9412B" w14:textId="7344FD24" w:rsidR="008B681B" w:rsidRPr="008815A5" w:rsidRDefault="008B681B" w:rsidP="008A202F">
            <w:pPr>
              <w:shd w:val="clear" w:color="auto" w:fill="FFFFFF"/>
              <w:rPr>
                <w:rFonts w:asciiTheme="minorHAnsi" w:hAnsiTheme="minorHAnsi" w:cstheme="minorHAnsi"/>
                <w:sz w:val="20"/>
              </w:rPr>
            </w:pPr>
            <w:r w:rsidRPr="008815A5">
              <w:rPr>
                <w:rFonts w:asciiTheme="minorHAnsi" w:hAnsiTheme="minorHAnsi" w:cstheme="minorHAnsi"/>
                <w:sz w:val="20"/>
              </w:rPr>
              <w:t>Este proyecto permitirá</w:t>
            </w:r>
            <w:r w:rsidR="00D23779" w:rsidRPr="008815A5">
              <w:rPr>
                <w:rFonts w:asciiTheme="minorHAnsi" w:hAnsiTheme="minorHAnsi" w:cstheme="minorHAnsi"/>
                <w:sz w:val="20"/>
              </w:rPr>
              <w:t xml:space="preserve"> </w:t>
            </w:r>
            <w:r w:rsidR="0092498A" w:rsidRPr="008815A5">
              <w:rPr>
                <w:rFonts w:asciiTheme="minorHAnsi" w:hAnsiTheme="minorHAnsi" w:cstheme="minorHAnsi"/>
                <w:sz w:val="20"/>
                <w:szCs w:val="20"/>
                <w:lang w:val="es-CO"/>
              </w:rPr>
              <w:t>mejor</w:t>
            </w:r>
            <w:r w:rsidR="00D23779" w:rsidRPr="008815A5">
              <w:rPr>
                <w:rFonts w:asciiTheme="minorHAnsi" w:hAnsiTheme="minorHAnsi" w:cstheme="minorHAnsi"/>
                <w:sz w:val="20"/>
                <w:szCs w:val="20"/>
                <w:lang w:val="es-CO"/>
              </w:rPr>
              <w:t>ar las labores de inspección termográfica de las instalaciones de paneles fotovoltaicos mediante l</w:t>
            </w:r>
            <w:r w:rsidR="001479F3" w:rsidRPr="008815A5">
              <w:rPr>
                <w:rFonts w:asciiTheme="minorHAnsi" w:hAnsiTheme="minorHAnsi" w:cstheme="minorHAnsi"/>
                <w:sz w:val="20"/>
                <w:szCs w:val="20"/>
                <w:lang w:val="es-CO"/>
              </w:rPr>
              <w:t>a</w:t>
            </w:r>
            <w:r w:rsidR="00D23779" w:rsidRPr="008815A5">
              <w:rPr>
                <w:rFonts w:asciiTheme="minorHAnsi" w:hAnsiTheme="minorHAnsi" w:cstheme="minorHAnsi"/>
                <w:sz w:val="20"/>
                <w:szCs w:val="20"/>
                <w:lang w:val="es-CO"/>
              </w:rPr>
              <w:t xml:space="preserve"> </w:t>
            </w:r>
            <w:r w:rsidR="001479F3" w:rsidRPr="008815A5">
              <w:rPr>
                <w:rFonts w:asciiTheme="minorHAnsi" w:hAnsiTheme="minorHAnsi" w:cstheme="minorHAnsi"/>
                <w:sz w:val="22"/>
                <w:szCs w:val="20"/>
              </w:rPr>
              <w:t>creación de una base de datos sencilla con patrones destacados y frecuentes de fallos, daños o deterioro de las imágenes</w:t>
            </w:r>
            <w:r w:rsidR="00D23779" w:rsidRPr="008815A5">
              <w:rPr>
                <w:rFonts w:asciiTheme="minorHAnsi" w:eastAsia="Times New Roman" w:hAnsiTheme="minorHAnsi" w:cstheme="minorHAnsi"/>
                <w:sz w:val="20"/>
                <w:szCs w:val="20"/>
              </w:rPr>
              <w:t>, con base en técnicas de procesamientos de imágenes</w:t>
            </w:r>
            <w:r w:rsidR="001479F3" w:rsidRPr="008815A5">
              <w:rPr>
                <w:rFonts w:asciiTheme="minorHAnsi" w:eastAsia="Times New Roman" w:hAnsiTheme="minorHAnsi" w:cstheme="minorHAnsi"/>
                <w:sz w:val="20"/>
                <w:szCs w:val="20"/>
              </w:rPr>
              <w:t>.</w:t>
            </w:r>
          </w:p>
        </w:tc>
      </w:tr>
      <w:tr w:rsidR="000825D7" w:rsidRPr="00F52F7E" w14:paraId="17CE0ED1" w14:textId="77777777" w:rsidTr="005D6C85">
        <w:trPr>
          <w:trHeight w:val="934"/>
        </w:trPr>
        <w:tc>
          <w:tcPr>
            <w:tcW w:w="1899" w:type="dxa"/>
            <w:tcBorders>
              <w:top w:val="single" w:sz="4" w:space="0" w:color="000000"/>
              <w:left w:val="single" w:sz="2" w:space="0" w:color="000000"/>
              <w:bottom w:val="single" w:sz="2" w:space="0" w:color="000000"/>
              <w:right w:val="single" w:sz="2" w:space="0" w:color="000000"/>
            </w:tcBorders>
            <w:shd w:val="clear" w:color="auto" w:fill="F2F2F2"/>
            <w:vAlign w:val="center"/>
          </w:tcPr>
          <w:p w14:paraId="77398407" w14:textId="77777777" w:rsidR="000825D7" w:rsidRPr="008815A5" w:rsidRDefault="000825D7"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JUSTIFICACIÓN</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43F7E30C" w14:textId="1E495279" w:rsidR="000825D7" w:rsidRPr="008815A5" w:rsidRDefault="00D32AB4" w:rsidP="008A202F">
            <w:pPr>
              <w:shd w:val="clear" w:color="auto" w:fill="FFFFFF"/>
              <w:spacing w:after="75"/>
              <w:rPr>
                <w:rFonts w:asciiTheme="minorHAnsi" w:eastAsia="Times New Roman" w:hAnsiTheme="minorHAnsi" w:cstheme="minorHAnsi"/>
                <w:sz w:val="20"/>
                <w:lang w:val="es-CO" w:eastAsia="es-ES"/>
              </w:rPr>
            </w:pPr>
            <w:commentRangeStart w:id="15"/>
            <w:r w:rsidRPr="008815A5">
              <w:rPr>
                <w:rFonts w:asciiTheme="minorHAnsi" w:eastAsia="Times New Roman" w:hAnsiTheme="minorHAnsi" w:cstheme="minorHAnsi"/>
                <w:sz w:val="20"/>
                <w:lang w:val="es-CO" w:eastAsia="es-ES"/>
              </w:rPr>
              <w:t xml:space="preserve">Un panel fotovoltaico puede presentar pérdidas de eficiencia por diferentes casos, sea una micro fractura, por sombras parciales, entre otros. Estos factores de eficiencia pueden verse reflejados en altas temperaturas que son captadas por cámaras termográficas. Este proyecto busca darle un procesamiento a esa imagen haciendo uso de las herramientas tecnológicas y presentar un análisis detallado de acuerdos a los datos obtenidos de la imagen termográfica dando un aporte significante al programa de mantenimientos. </w:t>
            </w:r>
            <w:commentRangeEnd w:id="15"/>
            <w:r w:rsidR="00C13E4C">
              <w:rPr>
                <w:rStyle w:val="Refdecomentario"/>
              </w:rPr>
              <w:commentReference w:id="15"/>
            </w:r>
          </w:p>
        </w:tc>
      </w:tr>
    </w:tbl>
    <w:p w14:paraId="0C98237E" w14:textId="72766F25" w:rsidR="00F405F4" w:rsidRPr="008815A5" w:rsidRDefault="00F405F4">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CF1A63" w:rsidRPr="008815A5" w14:paraId="7C5D8B41" w14:textId="77777777" w:rsidTr="00CF1A63">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843CEB4" w14:textId="261FC4AB" w:rsidR="00CF1A63" w:rsidRPr="008815A5" w:rsidRDefault="00CF1A63" w:rsidP="000F43F8">
            <w:pPr>
              <w:pStyle w:val="Contenidodelatabla"/>
              <w:jc w:val="center"/>
              <w:rPr>
                <w:rFonts w:asciiTheme="minorHAnsi" w:hAnsiTheme="minorHAnsi" w:cstheme="minorHAnsi"/>
                <w:b/>
              </w:rPr>
            </w:pPr>
            <w:r w:rsidRPr="008815A5">
              <w:rPr>
                <w:rFonts w:asciiTheme="minorHAnsi" w:hAnsiTheme="minorHAnsi" w:cstheme="minorHAnsi"/>
                <w:b/>
              </w:rPr>
              <w:t xml:space="preserve">MARCO </w:t>
            </w:r>
            <w:r w:rsidR="00D32E33" w:rsidRPr="008815A5">
              <w:rPr>
                <w:rFonts w:asciiTheme="minorHAnsi" w:hAnsiTheme="minorHAnsi" w:cstheme="minorHAnsi"/>
                <w:b/>
              </w:rPr>
              <w:t>CONCEPTUAL</w:t>
            </w:r>
          </w:p>
        </w:tc>
      </w:tr>
      <w:tr w:rsidR="007D38C1" w:rsidRPr="008815A5" w14:paraId="1EF42302"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4181C2E9" w14:textId="29BD0094" w:rsidR="007D38C1" w:rsidRPr="008815A5" w:rsidRDefault="007D38C1" w:rsidP="000F43F8">
            <w:pPr>
              <w:pStyle w:val="Contenidodelatabla"/>
              <w:jc w:val="center"/>
              <w:rPr>
                <w:rFonts w:asciiTheme="minorHAnsi" w:hAnsiTheme="minorHAnsi" w:cstheme="minorHAnsi"/>
                <w:b/>
                <w:bCs/>
                <w:sz w:val="22"/>
                <w:szCs w:val="22"/>
              </w:rPr>
            </w:pPr>
            <w:r w:rsidRPr="008815A5">
              <w:rPr>
                <w:rFonts w:asciiTheme="minorHAnsi" w:eastAsia="Calibri" w:hAnsiTheme="minorHAnsi" w:cstheme="minorHAnsi"/>
                <w:b/>
                <w:bCs/>
                <w:sz w:val="22"/>
                <w:szCs w:val="22"/>
              </w:rPr>
              <w:t>PANEL FOTOVOLTAICO</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8AD9E00" w14:textId="77777777" w:rsidR="007D38C1" w:rsidRPr="008815A5" w:rsidRDefault="007D38C1"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El módulo fotovoltaico es constituido por una agrupación de células solares conectadas en serie, el numero puede variar de acuerdo a la tensión de salida definida por el fabricante garantizando la carga efectiva para un banco de baterías. (Carlos Tobajas, 2014).</w:t>
            </w:r>
          </w:p>
          <w:p w14:paraId="579334E6" w14:textId="77777777" w:rsidR="007D38C1" w:rsidRPr="008815A5" w:rsidRDefault="007D38C1"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 (Bayod Rújula, Energías renovables: sistemas fotovoltaicos., 2009).</w:t>
            </w:r>
          </w:p>
          <w:p w14:paraId="45613FA9" w14:textId="77777777" w:rsidR="007D38C1" w:rsidRPr="008815A5" w:rsidRDefault="007D38C1" w:rsidP="007D38C1">
            <w:pPr>
              <w:pStyle w:val="Contenidodelatabla"/>
              <w:snapToGrid w:val="0"/>
              <w:rPr>
                <w:rFonts w:asciiTheme="minorHAnsi" w:hAnsiTheme="minorHAnsi" w:cstheme="minorHAnsi"/>
                <w:sz w:val="20"/>
                <w:szCs w:val="20"/>
              </w:rPr>
            </w:pPr>
          </w:p>
          <w:p w14:paraId="3ED403A5" w14:textId="77777777" w:rsidR="007D38C1" w:rsidRPr="008815A5" w:rsidRDefault="007D38C1" w:rsidP="007D38C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05472446" wp14:editId="15474429">
                  <wp:extent cx="3238500" cy="2247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2247900"/>
                          </a:xfrm>
                          <a:prstGeom prst="rect">
                            <a:avLst/>
                          </a:prstGeom>
                          <a:noFill/>
                          <a:ln>
                            <a:noFill/>
                          </a:ln>
                        </pic:spPr>
                      </pic:pic>
                    </a:graphicData>
                  </a:graphic>
                </wp:inline>
              </w:drawing>
            </w:r>
          </w:p>
          <w:p w14:paraId="669CB532" w14:textId="2CDF7B9C" w:rsidR="007D38C1" w:rsidRPr="008815A5" w:rsidRDefault="007D38C1" w:rsidP="007D38C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20461D" w:rsidRPr="008815A5">
              <w:rPr>
                <w:rFonts w:asciiTheme="minorHAnsi" w:hAnsiTheme="minorHAnsi" w:cstheme="minorHAnsi"/>
                <w:sz w:val="16"/>
                <w:szCs w:val="16"/>
              </w:rPr>
              <w:t>1</w:t>
            </w:r>
            <w:r w:rsidRPr="008815A5">
              <w:rPr>
                <w:rFonts w:asciiTheme="minorHAnsi" w:hAnsiTheme="minorHAnsi" w:cstheme="minorHAnsi"/>
                <w:sz w:val="16"/>
                <w:szCs w:val="16"/>
              </w:rPr>
              <w:t>. Tipos de células solares. Fuente: Carlos Tobajas, M. (2014). Instalaciones solares fotovoltaicas.</w:t>
            </w:r>
          </w:p>
          <w:p w14:paraId="24E01A5B" w14:textId="6A0E8B3E" w:rsidR="007D38C1" w:rsidRPr="008815A5" w:rsidRDefault="007D38C1" w:rsidP="007D38C1">
            <w:pPr>
              <w:rPr>
                <w:rFonts w:asciiTheme="minorHAnsi" w:hAnsiTheme="minorHAnsi" w:cstheme="minorHAnsi"/>
                <w:lang w:val="es-CO" w:eastAsia="es-ES" w:bidi="ar-SA"/>
              </w:rPr>
            </w:pPr>
          </w:p>
          <w:p w14:paraId="066E114E" w14:textId="77777777" w:rsidR="007D38C1" w:rsidRPr="008815A5" w:rsidRDefault="007D38C1" w:rsidP="0020461D">
            <w:pPr>
              <w:pStyle w:val="Contenidodelatabla"/>
              <w:rPr>
                <w:rFonts w:asciiTheme="minorHAnsi" w:hAnsiTheme="minorHAnsi" w:cstheme="minorHAnsi"/>
                <w:sz w:val="20"/>
                <w:szCs w:val="20"/>
              </w:rPr>
            </w:pPr>
            <w:r w:rsidRPr="008815A5">
              <w:rPr>
                <w:rFonts w:asciiTheme="minorHAnsi" w:hAnsiTheme="minorHAnsi" w:cstheme="minorHAnsi"/>
                <w:sz w:val="20"/>
                <w:szCs w:val="20"/>
              </w:rPr>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 (Bayod Rújula, Energías renovables: sistemas fotovoltaicos., 2009)</w:t>
            </w:r>
            <w:r w:rsidR="0020461D" w:rsidRPr="008815A5">
              <w:rPr>
                <w:rFonts w:asciiTheme="minorHAnsi" w:hAnsiTheme="minorHAnsi" w:cstheme="minorHAnsi"/>
                <w:sz w:val="20"/>
                <w:szCs w:val="20"/>
              </w:rPr>
              <w:t>.</w:t>
            </w:r>
          </w:p>
          <w:p w14:paraId="11F4133E" w14:textId="77777777" w:rsidR="0020461D" w:rsidRPr="008815A5" w:rsidRDefault="0020461D" w:rsidP="0020461D">
            <w:pPr>
              <w:pStyle w:val="Contenidodelatabla"/>
              <w:rPr>
                <w:rFonts w:asciiTheme="minorHAnsi" w:hAnsiTheme="minorHAnsi" w:cstheme="minorHAnsi"/>
                <w:sz w:val="20"/>
                <w:szCs w:val="20"/>
              </w:rPr>
            </w:pPr>
          </w:p>
          <w:p w14:paraId="4FE8D16F" w14:textId="77777777" w:rsidR="0020461D" w:rsidRPr="008815A5" w:rsidRDefault="0020461D" w:rsidP="0060041A">
            <w:pPr>
              <w:pStyle w:val="Contenidodelatabla"/>
              <w:jc w:val="center"/>
              <w:rPr>
                <w:rFonts w:asciiTheme="minorHAnsi" w:hAnsiTheme="minorHAnsi" w:cstheme="minorHAnsi"/>
                <w:b/>
              </w:rPr>
            </w:pPr>
            <w:r w:rsidRPr="008815A5">
              <w:rPr>
                <w:rFonts w:asciiTheme="minorHAnsi" w:hAnsiTheme="minorHAnsi" w:cstheme="minorHAnsi"/>
                <w:noProof/>
                <w:lang w:eastAsia="es-ES" w:bidi="ar-SA"/>
              </w:rPr>
              <w:lastRenderedPageBreak/>
              <w:drawing>
                <wp:inline distT="0" distB="0" distL="0" distR="0" wp14:anchorId="77F62E7D" wp14:editId="7133BB3D">
                  <wp:extent cx="3990109" cy="2334491"/>
                  <wp:effectExtent l="0" t="0" r="0" b="889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4"/>
                          <a:stretch>
                            <a:fillRect/>
                          </a:stretch>
                        </pic:blipFill>
                        <pic:spPr>
                          <a:xfrm>
                            <a:off x="0" y="0"/>
                            <a:ext cx="4016715" cy="2350057"/>
                          </a:xfrm>
                          <a:prstGeom prst="rect">
                            <a:avLst/>
                          </a:prstGeom>
                        </pic:spPr>
                      </pic:pic>
                    </a:graphicData>
                  </a:graphic>
                </wp:inline>
              </w:drawing>
            </w:r>
          </w:p>
          <w:p w14:paraId="409050B8" w14:textId="54578D57" w:rsidR="0020461D" w:rsidRPr="008815A5" w:rsidRDefault="0020461D" w:rsidP="0020461D">
            <w:pPr>
              <w:pStyle w:val="Descripcin"/>
              <w:jc w:val="center"/>
              <w:rPr>
                <w:rFonts w:asciiTheme="minorHAnsi" w:hAnsiTheme="minorHAnsi" w:cstheme="minorHAnsi"/>
                <w:sz w:val="16"/>
                <w:szCs w:val="16"/>
              </w:rPr>
            </w:pPr>
            <w:bookmarkStart w:id="16" w:name="_Toc70420526"/>
            <w:r w:rsidRPr="008815A5">
              <w:rPr>
                <w:rFonts w:asciiTheme="minorHAnsi" w:hAnsiTheme="minorHAnsi" w:cstheme="minorHAnsi"/>
                <w:sz w:val="16"/>
                <w:szCs w:val="16"/>
              </w:rPr>
              <w:t>Ilustración 2. Efecto de la temperatura en la curva V-I de una célula fotovoltaica sometida a una de- terminada irradiación. Fuente: Bayod Rújula, Á. A. (2009). Energías renovables: sistemas fotovoltaicos.</w:t>
            </w:r>
            <w:bookmarkEnd w:id="16"/>
          </w:p>
          <w:p w14:paraId="0A775492" w14:textId="4D3A47FF" w:rsidR="0020461D" w:rsidRPr="008815A5" w:rsidRDefault="0020461D" w:rsidP="0020461D">
            <w:pPr>
              <w:pStyle w:val="Contenidodelatabla"/>
              <w:rPr>
                <w:rFonts w:asciiTheme="minorHAnsi" w:hAnsiTheme="minorHAnsi" w:cstheme="minorHAnsi"/>
                <w:b/>
              </w:rPr>
            </w:pPr>
          </w:p>
        </w:tc>
      </w:tr>
      <w:tr w:rsidR="00750073" w:rsidRPr="008815A5" w14:paraId="08B2EE1B"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3F2FCB52" w14:textId="48A3D794" w:rsidR="00750073" w:rsidRPr="008815A5" w:rsidRDefault="00750073" w:rsidP="000F43F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TERMOGRAFÍA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63CE88C2" w14:textId="5C8B187B" w:rsidR="00750073" w:rsidRPr="008815A5" w:rsidRDefault="00750073"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(Instituto Peruano de Mantenimiento, 2021)</w:t>
            </w:r>
            <w:r w:rsidR="0048665F" w:rsidRPr="008815A5">
              <w:rPr>
                <w:rFonts w:asciiTheme="minorHAnsi" w:hAnsiTheme="minorHAnsi" w:cstheme="minorHAnsi"/>
                <w:sz w:val="20"/>
                <w:szCs w:val="20"/>
              </w:rPr>
              <w:t>.</w:t>
            </w:r>
          </w:p>
          <w:p w14:paraId="4292036D" w14:textId="77777777" w:rsidR="0048665F" w:rsidRPr="008815A5" w:rsidRDefault="0048665F" w:rsidP="007D38C1">
            <w:pPr>
              <w:pStyle w:val="Contenidodelatabla"/>
              <w:snapToGrid w:val="0"/>
              <w:rPr>
                <w:rFonts w:asciiTheme="minorHAnsi" w:hAnsiTheme="minorHAnsi" w:cstheme="minorHAnsi"/>
                <w:sz w:val="20"/>
                <w:szCs w:val="20"/>
              </w:rPr>
            </w:pPr>
          </w:p>
          <w:p w14:paraId="67D474A0" w14:textId="769A3E7E" w:rsidR="0048665F" w:rsidRPr="008815A5" w:rsidRDefault="0048665F"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célula solar en un panel fotovoltaico puede tener un impacto negativo en la operación del módulo completo.</w:t>
            </w:r>
          </w:p>
          <w:p w14:paraId="165C5612" w14:textId="6F5EB266" w:rsidR="0048665F" w:rsidRPr="008815A5" w:rsidRDefault="0048665F" w:rsidP="007D38C1">
            <w:pPr>
              <w:pStyle w:val="Contenidodelatabla"/>
              <w:snapToGrid w:val="0"/>
              <w:rPr>
                <w:rFonts w:asciiTheme="minorHAnsi" w:hAnsiTheme="minorHAnsi" w:cstheme="minorHAnsi"/>
                <w:sz w:val="20"/>
                <w:szCs w:val="20"/>
              </w:rPr>
            </w:pPr>
          </w:p>
          <w:p w14:paraId="33900761" w14:textId="7CD067E5" w:rsidR="0048665F" w:rsidRPr="008815A5" w:rsidRDefault="0048665F" w:rsidP="0048665F">
            <w:pPr>
              <w:keepNext/>
              <w:spacing w:line="276" w:lineRule="auto"/>
              <w:ind w:firstLine="708"/>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173DA92E" wp14:editId="2C3B5FA1">
                  <wp:extent cx="2867660" cy="1821815"/>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660" cy="1821815"/>
                          </a:xfrm>
                          <a:prstGeom prst="rect">
                            <a:avLst/>
                          </a:prstGeom>
                          <a:noFill/>
                          <a:ln>
                            <a:noFill/>
                          </a:ln>
                        </pic:spPr>
                      </pic:pic>
                    </a:graphicData>
                  </a:graphic>
                </wp:inline>
              </w:drawing>
            </w:r>
          </w:p>
          <w:p w14:paraId="3777DA86" w14:textId="058D995B" w:rsidR="0048665F" w:rsidRPr="008815A5" w:rsidRDefault="0048665F" w:rsidP="0048665F">
            <w:pPr>
              <w:pStyle w:val="Descripcin"/>
              <w:jc w:val="center"/>
              <w:rPr>
                <w:rFonts w:asciiTheme="minorHAnsi" w:hAnsiTheme="minorHAnsi" w:cstheme="minorHAnsi"/>
                <w:sz w:val="16"/>
                <w:szCs w:val="16"/>
              </w:rPr>
            </w:pPr>
            <w:bookmarkStart w:id="17" w:name="_Toc70420527"/>
            <w:r w:rsidRPr="008815A5">
              <w:rPr>
                <w:rFonts w:asciiTheme="minorHAnsi" w:hAnsiTheme="minorHAnsi" w:cstheme="minorHAnsi"/>
                <w:sz w:val="16"/>
                <w:szCs w:val="16"/>
              </w:rPr>
              <w:t xml:space="preserve">Ilustración </w:t>
            </w:r>
            <w:r w:rsidR="00F95A51" w:rsidRPr="008815A5">
              <w:rPr>
                <w:rFonts w:asciiTheme="minorHAnsi" w:hAnsiTheme="minorHAnsi" w:cstheme="minorHAnsi"/>
                <w:sz w:val="16"/>
                <w:szCs w:val="16"/>
              </w:rPr>
              <w:t>3</w:t>
            </w:r>
            <w:r w:rsidRPr="008815A5">
              <w:rPr>
                <w:rFonts w:asciiTheme="minorHAnsi" w:hAnsiTheme="minorHAnsi" w:cstheme="minorHAnsi"/>
                <w:sz w:val="16"/>
                <w:szCs w:val="16"/>
              </w:rPr>
              <w:t>. Termografía tomada a panel fotovoltaico. Las anomalías térmicas indican una posible pérdida de rendimiento energético. Fuente: Guía práctica Termografía para instalaciones fotovoltaicas. Testo.</w:t>
            </w:r>
            <w:bookmarkEnd w:id="17"/>
          </w:p>
          <w:p w14:paraId="1EEEE64C" w14:textId="77777777" w:rsidR="0048665F" w:rsidRPr="008815A5" w:rsidRDefault="0048665F" w:rsidP="007D38C1">
            <w:pPr>
              <w:pStyle w:val="Contenidodelatabla"/>
              <w:snapToGrid w:val="0"/>
              <w:rPr>
                <w:rFonts w:asciiTheme="minorHAnsi" w:hAnsiTheme="minorHAnsi" w:cstheme="minorHAnsi"/>
                <w:sz w:val="20"/>
                <w:szCs w:val="20"/>
              </w:rPr>
            </w:pPr>
          </w:p>
          <w:p w14:paraId="2FC669BB" w14:textId="77777777" w:rsidR="0048665F" w:rsidRPr="008815A5" w:rsidRDefault="0048665F" w:rsidP="007D38C1">
            <w:pPr>
              <w:pStyle w:val="Contenidodelatabla"/>
              <w:snapToGrid w:val="0"/>
              <w:rPr>
                <w:rFonts w:asciiTheme="minorHAnsi" w:hAnsiTheme="minorHAnsi" w:cstheme="minorHAnsi"/>
                <w:sz w:val="20"/>
                <w:szCs w:val="20"/>
              </w:rPr>
            </w:pPr>
          </w:p>
          <w:p w14:paraId="2797E182" w14:textId="333C6A4A" w:rsidR="007D0D88" w:rsidRPr="008815A5" w:rsidRDefault="007D0D88" w:rsidP="007D38C1">
            <w:pPr>
              <w:pStyle w:val="Contenidodelatabla"/>
              <w:snapToGrid w:val="0"/>
              <w:rPr>
                <w:rFonts w:asciiTheme="minorHAnsi" w:hAnsiTheme="minorHAnsi" w:cstheme="minorHAnsi"/>
                <w:sz w:val="20"/>
                <w:szCs w:val="20"/>
              </w:rPr>
            </w:pPr>
          </w:p>
        </w:tc>
      </w:tr>
      <w:tr w:rsidR="007D0D88" w:rsidRPr="008815A5" w14:paraId="2AD362CC"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0583E10D" w14:textId="7D6368E1" w:rsidR="007D0D88" w:rsidRPr="008815A5" w:rsidRDefault="007D0D88"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INSPECCIÓN TERMOGRAFÍCA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21323DDA" w14:textId="77777777" w:rsidR="00F95A51" w:rsidRPr="008815A5" w:rsidRDefault="00F95A51" w:rsidP="00F95A5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6D3D537F" w14:textId="5901E2E8" w:rsidR="007D0D88" w:rsidRPr="008815A5" w:rsidRDefault="00F95A51" w:rsidP="00F95A5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386AB7D2" w14:textId="77777777" w:rsidR="00453B79" w:rsidRPr="008815A5" w:rsidRDefault="00453B79" w:rsidP="00F95A51">
            <w:pPr>
              <w:pStyle w:val="Contenidodelatabla"/>
              <w:snapToGrid w:val="0"/>
              <w:rPr>
                <w:rFonts w:asciiTheme="minorHAnsi" w:hAnsiTheme="minorHAnsi" w:cstheme="minorHAnsi"/>
                <w:sz w:val="20"/>
                <w:szCs w:val="20"/>
              </w:rPr>
            </w:pPr>
          </w:p>
          <w:p w14:paraId="177DCD7D" w14:textId="77777777" w:rsidR="00F95A51" w:rsidRPr="008815A5" w:rsidRDefault="00F95A51" w:rsidP="00F95A51">
            <w:pPr>
              <w:pStyle w:val="Contenidodelatabla"/>
              <w:snapToGrid w:val="0"/>
              <w:rPr>
                <w:rFonts w:asciiTheme="minorHAnsi" w:hAnsiTheme="minorHAnsi" w:cstheme="minorHAnsi"/>
                <w:sz w:val="20"/>
                <w:szCs w:val="20"/>
              </w:rPr>
            </w:pPr>
          </w:p>
          <w:p w14:paraId="6BF175FB" w14:textId="06EED924" w:rsidR="00F95A51" w:rsidRPr="008815A5" w:rsidRDefault="00F95A51" w:rsidP="00F95A5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4EAA0793" wp14:editId="601B007E">
                  <wp:extent cx="5182870" cy="15170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2870" cy="1517015"/>
                          </a:xfrm>
                          <a:prstGeom prst="rect">
                            <a:avLst/>
                          </a:prstGeom>
                          <a:noFill/>
                          <a:ln>
                            <a:noFill/>
                          </a:ln>
                        </pic:spPr>
                      </pic:pic>
                    </a:graphicData>
                  </a:graphic>
                </wp:inline>
              </w:drawing>
            </w:r>
          </w:p>
          <w:p w14:paraId="29480762" w14:textId="0EBD6A0D" w:rsidR="00F95A51" w:rsidRPr="008815A5" w:rsidRDefault="00F95A51" w:rsidP="00F95A51">
            <w:pPr>
              <w:pStyle w:val="Descripcin"/>
              <w:jc w:val="center"/>
              <w:rPr>
                <w:rFonts w:asciiTheme="minorHAnsi" w:hAnsiTheme="minorHAnsi" w:cstheme="minorHAnsi"/>
                <w:sz w:val="16"/>
                <w:szCs w:val="16"/>
              </w:rPr>
            </w:pPr>
            <w:bookmarkStart w:id="18" w:name="_Toc70420528"/>
            <w:r w:rsidRPr="008815A5">
              <w:rPr>
                <w:rFonts w:asciiTheme="minorHAnsi" w:hAnsiTheme="minorHAnsi" w:cstheme="minorHAnsi"/>
                <w:sz w:val="16"/>
                <w:szCs w:val="16"/>
              </w:rPr>
              <w:t>Ilustración 4. Cámaras termográficas testo. Fuente: Guía práctica Termografía para instalaciones fotovoltaicas. Testo.</w:t>
            </w:r>
            <w:bookmarkEnd w:id="18"/>
          </w:p>
          <w:p w14:paraId="21D4CE59" w14:textId="0EEA3E32" w:rsidR="000E4B59" w:rsidRPr="008815A5" w:rsidRDefault="000E4B59" w:rsidP="000E4B59">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La norma 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w:t>
            </w:r>
          </w:p>
          <w:p w14:paraId="672423BE" w14:textId="707C21E9" w:rsidR="000E4B59" w:rsidRPr="008815A5" w:rsidRDefault="000E4B59" w:rsidP="000E4B59">
            <w:pPr>
              <w:rPr>
                <w:rFonts w:asciiTheme="minorHAnsi" w:hAnsiTheme="minorHAnsi" w:cstheme="minorHAnsi"/>
                <w:lang w:val="es-CO" w:eastAsia="es-ES" w:bidi="ar-SA"/>
              </w:rPr>
            </w:pPr>
          </w:p>
          <w:p w14:paraId="2F5D56B0" w14:textId="42DF9C59" w:rsidR="00F95A51" w:rsidRPr="008815A5" w:rsidRDefault="00F95A51" w:rsidP="00F95A51">
            <w:pPr>
              <w:pStyle w:val="Contenidodelatabla"/>
              <w:snapToGrid w:val="0"/>
              <w:rPr>
                <w:rFonts w:asciiTheme="minorHAnsi" w:hAnsiTheme="minorHAnsi" w:cstheme="minorHAnsi"/>
                <w:sz w:val="20"/>
                <w:szCs w:val="20"/>
              </w:rPr>
            </w:pPr>
          </w:p>
        </w:tc>
      </w:tr>
      <w:tr w:rsidR="00043CF9" w:rsidRPr="008815A5" w14:paraId="026B252E"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293BE285" w14:textId="23A398F2" w:rsidR="00043CF9" w:rsidRPr="008815A5" w:rsidRDefault="00043CF9"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t>PROCESAMIENTO DE IMAGEN</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7ED2E6E" w14:textId="77777777" w:rsidR="00043CF9" w:rsidRPr="008815A5" w:rsidRDefault="00043CF9" w:rsidP="00043CF9">
            <w:pPr>
              <w:rPr>
                <w:rFonts w:asciiTheme="minorHAnsi" w:eastAsia="Calibri" w:hAnsiTheme="minorHAnsi" w:cstheme="minorHAnsi"/>
                <w:kern w:val="0"/>
                <w:sz w:val="20"/>
                <w:szCs w:val="20"/>
                <w:lang w:val="es-CO" w:eastAsia="es-ES" w:bidi="ar-SA"/>
              </w:rPr>
            </w:pPr>
            <w:r w:rsidRPr="008815A5">
              <w:rPr>
                <w:rFonts w:asciiTheme="minorHAnsi" w:hAnsiTheme="minorHAnsi" w:cstheme="minorHAnsi"/>
                <w:sz w:val="20"/>
                <w:szCs w:val="20"/>
              </w:rPr>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Theme="minorHAnsi" w:hAnsiTheme="minorHAnsi" w:cstheme="minorHAnsi"/>
                  <w:sz w:val="20"/>
                  <w:szCs w:val="20"/>
                </w:rPr>
                <w:id w:val="-1745954793"/>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CEC20 \p 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(CECEP y Sena Regional Valle, 2020, pág. 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011AF733" w14:textId="0E8AF109" w:rsidR="00043CF9" w:rsidRPr="008815A5" w:rsidRDefault="00043CF9" w:rsidP="0001537D">
            <w:pPr>
              <w:rPr>
                <w:rFonts w:asciiTheme="minorHAnsi" w:eastAsiaTheme="minorEastAsia" w:hAnsiTheme="minorHAnsi" w:cstheme="minorHAnsi"/>
                <w:sz w:val="20"/>
                <w:szCs w:val="20"/>
              </w:rPr>
            </w:pPr>
            <w:r w:rsidRPr="008815A5">
              <w:rPr>
                <w:rFonts w:asciiTheme="minorHAnsi" w:hAnsiTheme="minorHAnsi" w:cstheme="minorHAnsi"/>
                <w:sz w:val="20"/>
                <w:szCs w:val="20"/>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los elementos de una matriz. En las imágenes monocromáticas, los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Theme="minorHAnsi" w:eastAsiaTheme="minorEastAsia" w:hAnsiTheme="minorHAnsi" w:cstheme="minorHAnsi"/>
                  <w:sz w:val="20"/>
                  <w:szCs w:val="20"/>
                </w:rPr>
                <w:id w:val="1578637658"/>
                <w:citation/>
              </w:sdtPr>
              <w:sdtEndPr/>
              <w:sdtContent>
                <w:r w:rsidRPr="008815A5">
                  <w:rPr>
                    <w:rFonts w:asciiTheme="minorHAnsi" w:eastAsiaTheme="minorEastAsia" w:hAnsiTheme="minorHAnsi" w:cstheme="minorHAnsi"/>
                    <w:sz w:val="20"/>
                    <w:szCs w:val="20"/>
                  </w:rPr>
                  <w:fldChar w:fldCharType="begin"/>
                </w:r>
                <w:r w:rsidRPr="008815A5">
                  <w:rPr>
                    <w:rFonts w:asciiTheme="minorHAnsi" w:eastAsiaTheme="minorEastAsia" w:hAnsiTheme="minorHAnsi" w:cstheme="minorHAnsi"/>
                    <w:sz w:val="20"/>
                    <w:szCs w:val="20"/>
                  </w:rPr>
                  <w:instrText xml:space="preserve"> CITATION Báe12 \l 9226 </w:instrText>
                </w:r>
                <w:r w:rsidRPr="008815A5">
                  <w:rPr>
                    <w:rFonts w:asciiTheme="minorHAnsi" w:eastAsiaTheme="minorEastAsia" w:hAnsiTheme="minorHAnsi" w:cstheme="minorHAnsi"/>
                    <w:sz w:val="20"/>
                    <w:szCs w:val="20"/>
                  </w:rPr>
                  <w:fldChar w:fldCharType="separate"/>
                </w:r>
                <w:r w:rsidRPr="008815A5">
                  <w:rPr>
                    <w:rFonts w:asciiTheme="minorHAnsi" w:eastAsiaTheme="minorEastAsia" w:hAnsiTheme="minorHAnsi" w:cstheme="minorHAnsi"/>
                    <w:noProof/>
                    <w:sz w:val="20"/>
                    <w:szCs w:val="20"/>
                  </w:rPr>
                  <w:t xml:space="preserve"> (Báez &amp; Cervantes, 2012)</w:t>
                </w:r>
                <w:r w:rsidRPr="008815A5">
                  <w:rPr>
                    <w:rFonts w:asciiTheme="minorHAnsi" w:eastAsiaTheme="minorEastAsia" w:hAnsiTheme="minorHAnsi" w:cstheme="minorHAnsi"/>
                    <w:sz w:val="20"/>
                    <w:szCs w:val="20"/>
                  </w:rPr>
                  <w:fldChar w:fldCharType="end"/>
                </w:r>
              </w:sdtContent>
            </w:sdt>
          </w:p>
          <w:p w14:paraId="034D8C7D" w14:textId="7BF2B1B2" w:rsidR="00043CF9" w:rsidRPr="008815A5" w:rsidRDefault="00043CF9" w:rsidP="00043CF9">
            <w:pPr>
              <w:ind w:firstLine="708"/>
              <w:rPr>
                <w:rFonts w:asciiTheme="minorHAnsi" w:eastAsiaTheme="minorEastAsia" w:hAnsiTheme="minorHAnsi" w:cstheme="minorHAnsi"/>
                <w:sz w:val="20"/>
                <w:szCs w:val="20"/>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4"/>
              <w:gridCol w:w="4414"/>
            </w:tblGrid>
            <w:tr w:rsidR="00043CF9" w:rsidRPr="008815A5" w14:paraId="4A5BEB68" w14:textId="77777777" w:rsidTr="00043CF9">
              <w:tc>
                <w:tcPr>
                  <w:tcW w:w="4414" w:type="dxa"/>
                  <w:hideMark/>
                </w:tcPr>
                <w:p w14:paraId="3FEFD580" w14:textId="0F801BB9" w:rsidR="00043CF9" w:rsidRPr="008815A5" w:rsidRDefault="00043CF9" w:rsidP="00043CF9">
                  <w:pPr>
                    <w:keepNext/>
                    <w:jc w:val="center"/>
                    <w:rPr>
                      <w:rFonts w:asciiTheme="minorHAnsi" w:hAnsiTheme="minorHAnsi" w:cstheme="minorHAnsi"/>
                      <w:kern w:val="0"/>
                      <w:sz w:val="22"/>
                      <w:szCs w:val="22"/>
                      <w:lang w:val="es-CO" w:eastAsia="es-ES" w:bidi="ar-SA"/>
                    </w:rPr>
                  </w:pPr>
                  <w:r w:rsidRPr="008815A5">
                    <w:rPr>
                      <w:rFonts w:asciiTheme="minorHAnsi" w:hAnsiTheme="minorHAnsi" w:cstheme="minorHAnsi"/>
                      <w:noProof/>
                      <w:lang w:eastAsia="es-ES" w:bidi="ar-SA"/>
                    </w:rPr>
                    <w:lastRenderedPageBreak/>
                    <w:drawing>
                      <wp:inline distT="0" distB="0" distL="0" distR="0" wp14:anchorId="64FC323D" wp14:editId="26CD94FD">
                        <wp:extent cx="1482436" cy="145409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8185" cy="1459738"/>
                                </a:xfrm>
                                <a:prstGeom prst="rect">
                                  <a:avLst/>
                                </a:prstGeom>
                                <a:noFill/>
                                <a:ln>
                                  <a:noFill/>
                                </a:ln>
                              </pic:spPr>
                            </pic:pic>
                          </a:graphicData>
                        </a:graphic>
                      </wp:inline>
                    </w:drawing>
                  </w:r>
                </w:p>
                <w:p w14:paraId="6EDE789F" w14:textId="52113022" w:rsidR="00043CF9" w:rsidRPr="008815A5" w:rsidRDefault="00043CF9" w:rsidP="00043CF9">
                  <w:pPr>
                    <w:pStyle w:val="Descripcin"/>
                    <w:jc w:val="center"/>
                    <w:rPr>
                      <w:rFonts w:asciiTheme="minorHAnsi" w:eastAsiaTheme="minorEastAsia" w:hAnsiTheme="minorHAnsi" w:cstheme="minorHAnsi"/>
                      <w:sz w:val="24"/>
                      <w:szCs w:val="24"/>
                    </w:rPr>
                  </w:pPr>
                  <w:bookmarkStart w:id="19" w:name="_Toc70420530"/>
                  <w:r w:rsidRPr="008815A5">
                    <w:rPr>
                      <w:rFonts w:asciiTheme="minorHAnsi" w:hAnsiTheme="minorHAnsi" w:cstheme="minorHAnsi"/>
                      <w:sz w:val="16"/>
                      <w:szCs w:val="16"/>
                    </w:rPr>
                    <w:t>Ilustración 5. Resultado de erosión. Fuente: Matlab segunda edición. Báez, D Cervantes, O.</w:t>
                  </w:r>
                  <w:bookmarkEnd w:id="19"/>
                </w:p>
              </w:tc>
              <w:tc>
                <w:tcPr>
                  <w:tcW w:w="4414" w:type="dxa"/>
                  <w:hideMark/>
                </w:tcPr>
                <w:p w14:paraId="67C665E5" w14:textId="632D68FE"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3A20405A" wp14:editId="0B68BC31">
                        <wp:extent cx="1586345" cy="14512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5493" cy="1459629"/>
                                </a:xfrm>
                                <a:prstGeom prst="rect">
                                  <a:avLst/>
                                </a:prstGeom>
                                <a:noFill/>
                                <a:ln>
                                  <a:noFill/>
                                </a:ln>
                              </pic:spPr>
                            </pic:pic>
                          </a:graphicData>
                        </a:graphic>
                      </wp:inline>
                    </w:drawing>
                  </w:r>
                </w:p>
                <w:p w14:paraId="413FDF07" w14:textId="7D3E287A" w:rsidR="00043CF9" w:rsidRPr="008815A5" w:rsidRDefault="00043CF9" w:rsidP="00043CF9">
                  <w:pPr>
                    <w:pStyle w:val="Descripcin"/>
                    <w:ind w:right="550"/>
                    <w:jc w:val="center"/>
                    <w:rPr>
                      <w:rFonts w:asciiTheme="minorHAnsi" w:eastAsiaTheme="minorEastAsia" w:hAnsiTheme="minorHAnsi" w:cstheme="minorHAnsi"/>
                      <w:sz w:val="16"/>
                      <w:szCs w:val="16"/>
                    </w:rPr>
                  </w:pPr>
                  <w:bookmarkStart w:id="20" w:name="_Toc70420531"/>
                  <w:r w:rsidRPr="008815A5">
                    <w:rPr>
                      <w:rFonts w:asciiTheme="minorHAnsi" w:hAnsiTheme="minorHAnsi" w:cstheme="minorHAnsi"/>
                      <w:sz w:val="16"/>
                      <w:szCs w:val="16"/>
                    </w:rPr>
                    <w:t>Ilustración 6. Resultado de dilatación.                                    Fuente: Matlab segunda edición. Báez, D Cervantes, O.</w:t>
                  </w:r>
                  <w:bookmarkEnd w:id="20"/>
                </w:p>
              </w:tc>
            </w:tr>
            <w:tr w:rsidR="00043CF9" w:rsidRPr="008815A5" w14:paraId="593C0B34" w14:textId="77777777" w:rsidTr="00043CF9">
              <w:tc>
                <w:tcPr>
                  <w:tcW w:w="4414" w:type="dxa"/>
                  <w:hideMark/>
                </w:tcPr>
                <w:p w14:paraId="4362C2C8" w14:textId="455AABFB"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02518FA5" wp14:editId="1AC816AD">
                        <wp:extent cx="1583213" cy="2570018"/>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9595" cy="2580377"/>
                                </a:xfrm>
                                <a:prstGeom prst="rect">
                                  <a:avLst/>
                                </a:prstGeom>
                                <a:noFill/>
                                <a:ln>
                                  <a:noFill/>
                                </a:ln>
                              </pic:spPr>
                            </pic:pic>
                          </a:graphicData>
                        </a:graphic>
                      </wp:inline>
                    </w:drawing>
                  </w:r>
                </w:p>
                <w:p w14:paraId="3ED74FDE" w14:textId="2039E459" w:rsidR="00043CF9" w:rsidRPr="008815A5" w:rsidRDefault="00043CF9" w:rsidP="00043CF9">
                  <w:pPr>
                    <w:pStyle w:val="Descripcin"/>
                    <w:jc w:val="center"/>
                    <w:rPr>
                      <w:rFonts w:asciiTheme="minorHAnsi" w:eastAsiaTheme="minorEastAsia" w:hAnsiTheme="minorHAnsi" w:cstheme="minorHAnsi"/>
                      <w:sz w:val="24"/>
                      <w:szCs w:val="24"/>
                    </w:rPr>
                  </w:pPr>
                  <w:bookmarkStart w:id="21" w:name="_Toc70420532"/>
                  <w:r w:rsidRPr="008815A5">
                    <w:rPr>
                      <w:rFonts w:asciiTheme="minorHAnsi" w:hAnsiTheme="minorHAnsi" w:cstheme="minorHAnsi"/>
                      <w:sz w:val="16"/>
                      <w:szCs w:val="16"/>
                    </w:rPr>
                    <w:t>Ilustración 7. Mirón de Discóbolo. Fuente: Matlab segunda edición. Báez, D Cervantes, O.</w:t>
                  </w:r>
                  <w:bookmarkEnd w:id="21"/>
                </w:p>
              </w:tc>
              <w:tc>
                <w:tcPr>
                  <w:tcW w:w="4414" w:type="dxa"/>
                  <w:hideMark/>
                </w:tcPr>
                <w:p w14:paraId="651FCFFD" w14:textId="4BBED717"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0E006358" wp14:editId="21457DA1">
                        <wp:extent cx="1599874" cy="2569845"/>
                        <wp:effectExtent l="0" t="0" r="63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9874" cy="2569845"/>
                                </a:xfrm>
                                <a:prstGeom prst="rect">
                                  <a:avLst/>
                                </a:prstGeom>
                                <a:noFill/>
                                <a:ln>
                                  <a:noFill/>
                                </a:ln>
                              </pic:spPr>
                            </pic:pic>
                          </a:graphicData>
                        </a:graphic>
                      </wp:inline>
                    </w:drawing>
                  </w:r>
                </w:p>
                <w:p w14:paraId="107AFCAC" w14:textId="79D00812" w:rsidR="00043CF9" w:rsidRPr="008815A5" w:rsidRDefault="00043CF9" w:rsidP="00043CF9">
                  <w:pPr>
                    <w:pStyle w:val="Descripcin"/>
                    <w:ind w:right="550"/>
                    <w:jc w:val="center"/>
                    <w:rPr>
                      <w:rFonts w:asciiTheme="minorHAnsi" w:eastAsiaTheme="minorEastAsia" w:hAnsiTheme="minorHAnsi" w:cstheme="minorHAnsi"/>
                      <w:sz w:val="24"/>
                      <w:szCs w:val="24"/>
                    </w:rPr>
                  </w:pPr>
                  <w:bookmarkStart w:id="22" w:name="_Toc70420533"/>
                  <w:r w:rsidRPr="008815A5">
                    <w:rPr>
                      <w:rFonts w:asciiTheme="minorHAnsi" w:hAnsiTheme="minorHAnsi" w:cstheme="minorHAnsi"/>
                      <w:sz w:val="16"/>
                      <w:szCs w:val="16"/>
                    </w:rPr>
                    <w:t>Ilustración 8. Discóbolo después de aplicar tres adelgazamientos. Fuente: Matlab segunda edición. Báez, D Cervantes, O.</w:t>
                  </w:r>
                  <w:bookmarkEnd w:id="22"/>
                </w:p>
              </w:tc>
            </w:tr>
          </w:tbl>
          <w:p w14:paraId="289805C8" w14:textId="77777777" w:rsidR="00043CF9" w:rsidRPr="008815A5" w:rsidRDefault="00043CF9" w:rsidP="00043CF9">
            <w:pPr>
              <w:ind w:firstLine="708"/>
              <w:rPr>
                <w:rFonts w:asciiTheme="minorHAnsi" w:eastAsiaTheme="minorEastAsia" w:hAnsiTheme="minorHAnsi" w:cstheme="minorHAnsi"/>
                <w:sz w:val="20"/>
                <w:szCs w:val="20"/>
              </w:rPr>
            </w:pPr>
          </w:p>
          <w:p w14:paraId="796DBFFC" w14:textId="77777777" w:rsidR="00043CF9" w:rsidRPr="008815A5" w:rsidRDefault="00043CF9" w:rsidP="00043CF9">
            <w:pPr>
              <w:pStyle w:val="Contenidodelatabla"/>
              <w:snapToGrid w:val="0"/>
              <w:rPr>
                <w:rFonts w:asciiTheme="minorHAnsi" w:hAnsiTheme="minorHAnsi" w:cstheme="minorHAnsi"/>
                <w:sz w:val="20"/>
                <w:szCs w:val="20"/>
              </w:rPr>
            </w:pPr>
          </w:p>
        </w:tc>
      </w:tr>
    </w:tbl>
    <w:p w14:paraId="4492E2C4" w14:textId="1F4CFDE9" w:rsidR="00E22C3E" w:rsidRPr="008815A5" w:rsidRDefault="00E22C3E">
      <w:pPr>
        <w:jc w:val="center"/>
        <w:rPr>
          <w:rFonts w:asciiTheme="minorHAnsi" w:hAnsiTheme="minorHAnsi" w:cstheme="minorHAnsi"/>
        </w:rPr>
      </w:pPr>
    </w:p>
    <w:p w14:paraId="22C6AD28" w14:textId="0CD0BCFD"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033352" w:rsidRPr="008815A5" w14:paraId="24DA0E2D" w14:textId="77777777" w:rsidTr="008B00AE">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346F963" w14:textId="6ECAF25C" w:rsidR="00033352" w:rsidRPr="008815A5" w:rsidRDefault="00033352" w:rsidP="006A31CB">
            <w:pPr>
              <w:pStyle w:val="Contenidodelatabla"/>
              <w:jc w:val="center"/>
              <w:rPr>
                <w:rFonts w:asciiTheme="minorHAnsi" w:hAnsiTheme="minorHAnsi" w:cstheme="minorHAnsi"/>
                <w:b/>
              </w:rPr>
            </w:pPr>
            <w:r w:rsidRPr="008815A5">
              <w:rPr>
                <w:rFonts w:asciiTheme="minorHAnsi" w:hAnsiTheme="minorHAnsi" w:cstheme="minorHAnsi"/>
                <w:b/>
              </w:rPr>
              <w:t>MARCO TEÓRICO</w:t>
            </w:r>
          </w:p>
        </w:tc>
      </w:tr>
      <w:tr w:rsidR="00033352" w:rsidRPr="008815A5" w14:paraId="14F44664" w14:textId="77777777" w:rsidTr="008A55F9">
        <w:tc>
          <w:tcPr>
            <w:tcW w:w="1929" w:type="dxa"/>
            <w:tcBorders>
              <w:left w:val="single" w:sz="1" w:space="0" w:color="000000"/>
              <w:bottom w:val="single" w:sz="4" w:space="0" w:color="auto"/>
            </w:tcBorders>
            <w:shd w:val="clear" w:color="auto" w:fill="F2F2F2" w:themeFill="background1" w:themeFillShade="F2"/>
          </w:tcPr>
          <w:p w14:paraId="5C5EAB90" w14:textId="53E7FE7A" w:rsidR="00033352" w:rsidRPr="008815A5" w:rsidRDefault="00D47100"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PANEL FOTOVOLTAICO</w:t>
            </w:r>
          </w:p>
        </w:tc>
        <w:tc>
          <w:tcPr>
            <w:tcW w:w="8272" w:type="dxa"/>
            <w:tcBorders>
              <w:left w:val="single" w:sz="1" w:space="0" w:color="000000"/>
              <w:bottom w:val="single" w:sz="4" w:space="0" w:color="auto"/>
              <w:right w:val="single" w:sz="1" w:space="0" w:color="000000"/>
            </w:tcBorders>
            <w:shd w:val="clear" w:color="auto" w:fill="auto"/>
          </w:tcPr>
          <w:p w14:paraId="5E11C531" w14:textId="77777777" w:rsidR="00033352" w:rsidRPr="008815A5" w:rsidRDefault="005C796E" w:rsidP="005C796E">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65F7E151" w14:textId="718BD589" w:rsidR="00A7115A" w:rsidRPr="008815A5" w:rsidRDefault="00A7115A" w:rsidP="005C796E">
            <w:pPr>
              <w:pStyle w:val="Contenidodelatabla"/>
              <w:snapToGrid w:val="0"/>
              <w:rPr>
                <w:rFonts w:asciiTheme="minorHAnsi" w:hAnsiTheme="minorHAnsi" w:cstheme="minorHAnsi"/>
                <w:sz w:val="20"/>
                <w:szCs w:val="20"/>
              </w:rPr>
            </w:pPr>
          </w:p>
          <w:p w14:paraId="1C8BE54E" w14:textId="46F48EB6" w:rsidR="00A7115A" w:rsidRPr="008815A5" w:rsidRDefault="00A7115A" w:rsidP="00A7115A">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53FB67C7" wp14:editId="6EC928AA">
                  <wp:extent cx="4686300" cy="2546350"/>
                  <wp:effectExtent l="0" t="0" r="0" b="6350"/>
                  <wp:docPr id="7" name="Imagen 7"/>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6300" cy="2546350"/>
                          </a:xfrm>
                          <a:prstGeom prst="rect">
                            <a:avLst/>
                          </a:prstGeom>
                          <a:noFill/>
                          <a:ln>
                            <a:noFill/>
                          </a:ln>
                        </pic:spPr>
                      </pic:pic>
                    </a:graphicData>
                  </a:graphic>
                </wp:inline>
              </w:drawing>
            </w:r>
          </w:p>
          <w:p w14:paraId="2F13BBCE" w14:textId="3E13E3FB" w:rsidR="00A7115A" w:rsidRPr="008815A5" w:rsidRDefault="00A7115A" w:rsidP="00A7115A">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9</w:t>
            </w:r>
            <w:r w:rsidRPr="008815A5">
              <w:rPr>
                <w:rFonts w:asciiTheme="minorHAnsi" w:hAnsiTheme="minorHAnsi" w:cstheme="minorHAnsi"/>
                <w:sz w:val="16"/>
                <w:szCs w:val="16"/>
              </w:rPr>
              <w:t xml:space="preserve">. </w:t>
            </w:r>
            <w:r w:rsidR="00C36E15" w:rsidRPr="008815A5">
              <w:rPr>
                <w:rFonts w:asciiTheme="minorHAnsi" w:hAnsiTheme="minorHAnsi" w:cstheme="minorHAnsi"/>
                <w:sz w:val="16"/>
                <w:szCs w:val="16"/>
              </w:rPr>
              <w:t>Corriente de iluminación y corriente de diodo en una célula solar que alimenta a una carga. Fuente:(LAMIGUEIRO, 2020, pág. 47).</w:t>
            </w:r>
          </w:p>
          <w:p w14:paraId="2C0562F3" w14:textId="65B1C790" w:rsidR="006F67D0" w:rsidRPr="008815A5" w:rsidRDefault="006F67D0" w:rsidP="006F67D0">
            <w:pPr>
              <w:rPr>
                <w:rFonts w:asciiTheme="minorHAnsi" w:hAnsiTheme="minorHAnsi" w:cstheme="minorHAnsi"/>
                <w:lang w:val="es-CO" w:eastAsia="es-ES" w:bidi="ar-SA"/>
              </w:rPr>
            </w:pPr>
          </w:p>
          <w:p w14:paraId="2ED7EE84" w14:textId="2B567368" w:rsidR="006F67D0" w:rsidRPr="006F67D0" w:rsidRDefault="006F67D0" w:rsidP="00521DB4">
            <w:pPr>
              <w:widowControl/>
              <w:suppressAutoHyphens w:val="0"/>
              <w:autoSpaceDE w:val="0"/>
              <w:autoSpaceDN w:val="0"/>
              <w:adjustRightInd w:val="0"/>
              <w:rPr>
                <w:rFonts w:asciiTheme="minorHAnsi" w:eastAsia="Calibri" w:hAnsiTheme="minorHAnsi" w:cstheme="minorHAnsi"/>
                <w:kern w:val="0"/>
                <w:sz w:val="20"/>
                <w:szCs w:val="20"/>
                <w:lang w:val="es-CO" w:eastAsia="es-ES" w:bidi="ar-SA"/>
              </w:rPr>
            </w:pPr>
            <w:r w:rsidRPr="006F67D0">
              <w:rPr>
                <w:rFonts w:asciiTheme="minorHAnsi" w:eastAsia="Calibri" w:hAnsiTheme="minorHAnsi" w:cstheme="minorHAnsi"/>
                <w:kern w:val="0"/>
                <w:sz w:val="20"/>
                <w:szCs w:val="20"/>
                <w:lang w:val="es-CO" w:eastAsia="es-ES" w:bidi="ar-SA"/>
              </w:rPr>
              <w:t>El dispositivo electrónico basado en una unión p-n se denomina diodo. La zona p del diodo es el ánodo y la zona n es el cátodo. La característica tensión-corriente de este dispositivo queda recogida en la ecuación de Shockley:</w:t>
            </w:r>
          </w:p>
          <w:p w14:paraId="2CE5FB9F" w14:textId="77777777" w:rsidR="006F67D0" w:rsidRPr="006F67D0" w:rsidRDefault="00C724FB" w:rsidP="00C84EAA">
            <w:pPr>
              <w:widowControl/>
              <w:suppressAutoHyphens w:val="0"/>
              <w:autoSpaceDE w:val="0"/>
              <w:autoSpaceDN w:val="0"/>
              <w:adjustRightInd w:val="0"/>
              <w:spacing w:line="276" w:lineRule="auto"/>
              <w:rPr>
                <w:rFonts w:asciiTheme="minorHAnsi" w:eastAsia="Calibri" w:hAnsiTheme="minorHAnsi" w:cstheme="minorHAnsi"/>
                <w:kern w:val="0"/>
                <w:sz w:val="20"/>
                <w:szCs w:val="20"/>
                <w:lang w:val="es-CO" w:eastAsia="es-ES" w:bidi="ar-SA"/>
              </w:rPr>
            </w:pPr>
            <m:oMathPara>
              <m:oMath>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D</m:t>
                    </m:r>
                  </m:sub>
                </m:sSub>
                <m:r>
                  <w:rPr>
                    <w:rFonts w:ascii="Cambria Math" w:eastAsia="Calibri" w:hAnsi="Cambria Math" w:cstheme="minorHAnsi"/>
                    <w:kern w:val="0"/>
                    <w:sz w:val="20"/>
                    <w:szCs w:val="20"/>
                    <w:lang w:val="es-CO" w:eastAsia="es-ES" w:bidi="ar-SA"/>
                  </w:rPr>
                  <m:t xml:space="preserve">= </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0</m:t>
                    </m:r>
                  </m:sub>
                </m:sSub>
                <m:r>
                  <w:rPr>
                    <w:rFonts w:ascii="Cambria Math" w:eastAsia="Calibri" w:hAnsi="Cambria Math" w:cstheme="minorHAnsi"/>
                    <w:kern w:val="0"/>
                    <w:sz w:val="20"/>
                    <w:szCs w:val="20"/>
                    <w:lang w:val="es-CO" w:eastAsia="es-ES" w:bidi="ar-SA"/>
                  </w:rPr>
                  <m:t>*</m:t>
                </m:r>
                <m:d>
                  <m:dPr>
                    <m:begChr m:val="["/>
                    <m:endChr m:val="]"/>
                    <m:ctrlPr>
                      <w:rPr>
                        <w:rFonts w:ascii="Cambria Math" w:eastAsia="Calibri" w:hAnsi="Cambria Math" w:cstheme="minorHAnsi"/>
                        <w:i/>
                        <w:kern w:val="0"/>
                        <w:sz w:val="20"/>
                        <w:szCs w:val="20"/>
                        <w:lang w:val="es-CO" w:eastAsia="es-ES" w:bidi="ar-SA"/>
                      </w:rPr>
                    </m:ctrlPr>
                  </m:dPr>
                  <m:e>
                    <m:r>
                      <w:rPr>
                        <w:rFonts w:ascii="Cambria Math" w:eastAsia="Calibri" w:hAnsi="Cambria Math" w:cstheme="minorHAnsi"/>
                        <w:kern w:val="0"/>
                        <w:sz w:val="20"/>
                        <w:szCs w:val="20"/>
                        <w:lang w:val="es-CO" w:eastAsia="es-ES" w:bidi="ar-SA"/>
                      </w:rPr>
                      <m:t>exp</m:t>
                    </m:r>
                    <m:d>
                      <m:dPr>
                        <m:ctrlPr>
                          <w:rPr>
                            <w:rFonts w:ascii="Cambria Math" w:eastAsia="Calibri" w:hAnsi="Cambria Math" w:cstheme="minorHAnsi"/>
                            <w:i/>
                            <w:kern w:val="0"/>
                            <w:sz w:val="20"/>
                            <w:szCs w:val="20"/>
                            <w:lang w:val="es-CO" w:eastAsia="es-ES" w:bidi="ar-SA"/>
                          </w:rPr>
                        </m:ctrlPr>
                      </m:dPr>
                      <m:e>
                        <m:f>
                          <m:fPr>
                            <m:ctrlPr>
                              <w:rPr>
                                <w:rFonts w:ascii="Cambria Math" w:eastAsia="Calibri" w:hAnsi="Cambria Math" w:cstheme="minorHAnsi"/>
                                <w:i/>
                                <w:kern w:val="0"/>
                                <w:sz w:val="20"/>
                                <w:szCs w:val="20"/>
                                <w:lang w:val="es-CO" w:eastAsia="es-ES" w:bidi="ar-SA"/>
                              </w:rPr>
                            </m:ctrlPr>
                          </m:fPr>
                          <m:num>
                            <m:r>
                              <w:rPr>
                                <w:rFonts w:ascii="Cambria Math" w:eastAsia="Calibri" w:hAnsi="Cambria Math" w:cstheme="minorHAnsi"/>
                                <w:kern w:val="0"/>
                                <w:sz w:val="20"/>
                                <w:szCs w:val="20"/>
                                <w:lang w:val="es-CO" w:eastAsia="es-ES" w:bidi="ar-SA"/>
                              </w:rPr>
                              <m:t>V</m:t>
                            </m:r>
                          </m:num>
                          <m:den>
                            <m:r>
                              <w:rPr>
                                <w:rFonts w:ascii="Cambria Math" w:eastAsia="Calibri" w:hAnsi="Cambria Math" w:cstheme="minorHAnsi"/>
                                <w:kern w:val="0"/>
                                <w:sz w:val="20"/>
                                <w:szCs w:val="20"/>
                                <w:lang w:val="es-CO" w:eastAsia="es-ES" w:bidi="ar-SA"/>
                              </w:rPr>
                              <m:t>m*</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V</m:t>
                                </m:r>
                              </m:e>
                              <m:sub>
                                <m:r>
                                  <w:rPr>
                                    <w:rFonts w:ascii="Cambria Math" w:eastAsia="Calibri" w:hAnsi="Cambria Math" w:cstheme="minorHAnsi"/>
                                    <w:kern w:val="0"/>
                                    <w:sz w:val="20"/>
                                    <w:szCs w:val="20"/>
                                    <w:lang w:val="es-CO" w:eastAsia="es-ES" w:bidi="ar-SA"/>
                                  </w:rPr>
                                  <m:t>T</m:t>
                                </m:r>
                              </m:sub>
                            </m:sSub>
                          </m:den>
                        </m:f>
                      </m:e>
                    </m:d>
                    <m:r>
                      <w:rPr>
                        <w:rFonts w:ascii="Cambria Math" w:eastAsia="Calibri" w:hAnsi="Cambria Math" w:cstheme="minorHAnsi"/>
                        <w:kern w:val="0"/>
                        <w:sz w:val="20"/>
                        <w:szCs w:val="20"/>
                        <w:lang w:val="es-CO" w:eastAsia="es-ES" w:bidi="ar-SA"/>
                      </w:rPr>
                      <m:t>-1</m:t>
                    </m:r>
                  </m:e>
                </m:d>
              </m:oMath>
            </m:oMathPara>
          </w:p>
          <w:p w14:paraId="3617935F" w14:textId="0D7CBE9C" w:rsidR="006F67D0" w:rsidRPr="006F67D0" w:rsidRDefault="006F67D0" w:rsidP="00521DB4">
            <w:pPr>
              <w:widowControl/>
              <w:suppressAutoHyphens w:val="0"/>
              <w:spacing w:after="200"/>
              <w:jc w:val="center"/>
              <w:rPr>
                <w:rFonts w:asciiTheme="minorHAnsi" w:eastAsia="Calibri" w:hAnsiTheme="minorHAnsi" w:cstheme="minorHAnsi"/>
                <w:i/>
                <w:iCs/>
                <w:kern w:val="0"/>
                <w:sz w:val="16"/>
                <w:szCs w:val="16"/>
                <w:lang w:val="es-CO" w:eastAsia="es-ES" w:bidi="ar-SA"/>
              </w:rPr>
            </w:pPr>
            <w:r w:rsidRPr="006F67D0">
              <w:rPr>
                <w:rFonts w:asciiTheme="minorHAnsi" w:eastAsia="Calibri" w:hAnsiTheme="minorHAnsi" w:cstheme="minorHAnsi"/>
                <w:i/>
                <w:iCs/>
                <w:color w:val="44546A"/>
                <w:kern w:val="0"/>
                <w:sz w:val="16"/>
                <w:szCs w:val="16"/>
                <w:lang w:val="es-CO" w:eastAsia="es-ES" w:bidi="ar-SA"/>
              </w:rPr>
              <w:t>Ecuación 01. Corriente del diodo.</w:t>
            </w:r>
          </w:p>
          <w:p w14:paraId="417D7E53" w14:textId="77777777" w:rsidR="006F67D0" w:rsidRPr="006F67D0" w:rsidRDefault="006F67D0" w:rsidP="00521DB4">
            <w:pPr>
              <w:widowControl/>
              <w:suppressAutoHyphens w:val="0"/>
              <w:autoSpaceDE w:val="0"/>
              <w:autoSpaceDN w:val="0"/>
              <w:adjustRightInd w:val="0"/>
              <w:rPr>
                <w:rFonts w:asciiTheme="minorHAnsi" w:eastAsia="Calibri" w:hAnsiTheme="minorHAnsi" w:cstheme="minorHAnsi"/>
                <w:color w:val="000000"/>
                <w:kern w:val="0"/>
                <w:sz w:val="20"/>
                <w:szCs w:val="20"/>
                <w:lang w:val="es-CO" w:eastAsia="es-ES" w:bidi="ar-SA"/>
              </w:rPr>
            </w:pPr>
            <w:r w:rsidRPr="006F67D0">
              <w:rPr>
                <w:rFonts w:asciiTheme="minorHAnsi" w:eastAsia="Calibri" w:hAnsiTheme="minorHAnsi" w:cstheme="minorHAnsi"/>
                <w:color w:val="000000"/>
                <w:kern w:val="0"/>
                <w:sz w:val="20"/>
                <w:szCs w:val="20"/>
                <w:lang w:val="es-CO" w:eastAsia="es-ES" w:bidi="ar-SA"/>
              </w:rPr>
              <w:t xml:space="preserve">Como describe la ecuación anterior, la corriente de una célula solar es un balance entre la fotocorriente y la corriente de oscuridad que también se denomina. </w:t>
            </w:r>
            <w:sdt>
              <w:sdtPr>
                <w:rPr>
                  <w:rFonts w:asciiTheme="minorHAnsi" w:eastAsia="Calibri" w:hAnsiTheme="minorHAnsi" w:cstheme="minorHAnsi"/>
                  <w:color w:val="000000"/>
                  <w:kern w:val="0"/>
                  <w:sz w:val="20"/>
                  <w:szCs w:val="20"/>
                  <w:lang w:val="es-CO" w:eastAsia="es-ES" w:bidi="ar-SA"/>
                </w:rPr>
                <w:id w:val="1043716493"/>
                <w:citation/>
              </w:sdtPr>
              <w:sdtEndPr/>
              <w:sdtContent>
                <w:r w:rsidRPr="006F67D0">
                  <w:rPr>
                    <w:rFonts w:asciiTheme="minorHAnsi" w:eastAsia="Calibri" w:hAnsiTheme="minorHAnsi" w:cstheme="minorHAnsi"/>
                    <w:color w:val="000000"/>
                    <w:kern w:val="0"/>
                    <w:sz w:val="20"/>
                    <w:szCs w:val="20"/>
                    <w:lang w:val="es-CO" w:eastAsia="es-ES" w:bidi="ar-SA"/>
                  </w:rPr>
                  <w:fldChar w:fldCharType="begin"/>
                </w:r>
                <w:r w:rsidRPr="006F67D0">
                  <w:rPr>
                    <w:rFonts w:asciiTheme="minorHAnsi" w:eastAsia="Calibri" w:hAnsiTheme="minorHAnsi" w:cstheme="minorHAnsi"/>
                    <w:color w:val="000000"/>
                    <w:kern w:val="0"/>
                    <w:sz w:val="20"/>
                    <w:szCs w:val="20"/>
                    <w:lang w:val="es-CO" w:eastAsia="es-ES" w:bidi="ar-SA"/>
                  </w:rPr>
                  <w:instrText xml:space="preserve"> CITATION OSC20 \l 9226 </w:instrText>
                </w:r>
                <w:r w:rsidRPr="006F67D0">
                  <w:rPr>
                    <w:rFonts w:asciiTheme="minorHAnsi" w:eastAsia="Calibri" w:hAnsiTheme="minorHAnsi" w:cstheme="minorHAnsi"/>
                    <w:color w:val="000000"/>
                    <w:kern w:val="0"/>
                    <w:sz w:val="20"/>
                    <w:szCs w:val="20"/>
                    <w:lang w:val="es-CO" w:eastAsia="es-ES" w:bidi="ar-SA"/>
                  </w:rPr>
                  <w:fldChar w:fldCharType="separate"/>
                </w:r>
                <w:r w:rsidRPr="006F67D0">
                  <w:rPr>
                    <w:rFonts w:asciiTheme="minorHAnsi" w:eastAsia="Calibri" w:hAnsiTheme="minorHAnsi" w:cstheme="minorHAnsi"/>
                    <w:noProof/>
                    <w:color w:val="000000"/>
                    <w:kern w:val="0"/>
                    <w:sz w:val="20"/>
                    <w:szCs w:val="20"/>
                    <w:lang w:val="es-CO" w:eastAsia="es-ES" w:bidi="ar-SA"/>
                  </w:rPr>
                  <w:t>(LAMIGUEIRO, 2020)</w:t>
                </w:r>
                <w:r w:rsidRPr="006F67D0">
                  <w:rPr>
                    <w:rFonts w:asciiTheme="minorHAnsi" w:eastAsia="Calibri" w:hAnsiTheme="minorHAnsi" w:cstheme="minorHAnsi"/>
                    <w:color w:val="000000"/>
                    <w:kern w:val="0"/>
                    <w:sz w:val="20"/>
                    <w:szCs w:val="20"/>
                    <w:lang w:val="es-CO" w:eastAsia="es-ES" w:bidi="ar-SA"/>
                  </w:rPr>
                  <w:fldChar w:fldCharType="end"/>
                </w:r>
              </w:sdtContent>
            </w:sdt>
          </w:p>
          <w:p w14:paraId="36E89DA3" w14:textId="6AC6C170" w:rsidR="00A7115A" w:rsidRPr="008815A5" w:rsidRDefault="00A7115A" w:rsidP="005C796E">
            <w:pPr>
              <w:pStyle w:val="Contenidodelatabla"/>
              <w:snapToGrid w:val="0"/>
              <w:rPr>
                <w:rFonts w:asciiTheme="minorHAnsi" w:hAnsiTheme="minorHAnsi" w:cstheme="minorHAnsi"/>
                <w:sz w:val="20"/>
                <w:szCs w:val="20"/>
              </w:rPr>
            </w:pPr>
          </w:p>
        </w:tc>
      </w:tr>
      <w:tr w:rsidR="008A55F9" w:rsidRPr="008815A5" w14:paraId="418AF471"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062967" w14:textId="650BA4DB" w:rsidR="008A55F9" w:rsidRPr="008815A5" w:rsidRDefault="008A55F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FALLAS MÁS COMUNES EN UN PANEL FOTOVOLTAICO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4CC10DE"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Un panel fotovoltaico puede verse afectado por muchos factores en la fabricación o instalación. Las fallas más comunes que se presentan son: Hot spot o punto caliente, degradación inducida por potencial (PDI), Celda fracturada, </w:t>
            </w:r>
            <w:proofErr w:type="spellStart"/>
            <w:r w:rsidRPr="008815A5">
              <w:rPr>
                <w:rFonts w:asciiTheme="minorHAnsi" w:hAnsiTheme="minorHAnsi" w:cstheme="minorHAnsi"/>
                <w:sz w:val="20"/>
                <w:szCs w:val="20"/>
              </w:rPr>
              <w:t>Snails</w:t>
            </w:r>
            <w:proofErr w:type="spellEnd"/>
            <w:r w:rsidRPr="008815A5">
              <w:rPr>
                <w:rFonts w:asciiTheme="minorHAnsi" w:hAnsiTheme="minorHAnsi" w:cstheme="minorHAnsi"/>
                <w:sz w:val="20"/>
                <w:szCs w:val="20"/>
              </w:rPr>
              <w:t xml:space="preserve"> </w:t>
            </w:r>
            <w:proofErr w:type="spellStart"/>
            <w:r w:rsidRPr="008815A5">
              <w:rPr>
                <w:rFonts w:asciiTheme="minorHAnsi" w:hAnsiTheme="minorHAnsi" w:cstheme="minorHAnsi"/>
                <w:sz w:val="20"/>
                <w:szCs w:val="20"/>
              </w:rPr>
              <w:t>trails</w:t>
            </w:r>
            <w:proofErr w:type="spellEnd"/>
            <w:r w:rsidRPr="008815A5">
              <w:rPr>
                <w:rFonts w:asciiTheme="minorHAnsi" w:hAnsiTheme="minorHAnsi" w:cstheme="minorHAnsi"/>
                <w:sz w:val="20"/>
                <w:szCs w:val="20"/>
              </w:rPr>
              <w:t xml:space="preserve"> o senderos de caracoles. </w:t>
            </w:r>
          </w:p>
          <w:p w14:paraId="63AFF933" w14:textId="77777777" w:rsidR="008A55F9" w:rsidRPr="008815A5" w:rsidRDefault="008A55F9" w:rsidP="008A55F9">
            <w:pPr>
              <w:pStyle w:val="Contenidodelatabla"/>
              <w:snapToGrid w:val="0"/>
              <w:rPr>
                <w:rFonts w:asciiTheme="minorHAnsi" w:hAnsiTheme="minorHAnsi" w:cstheme="minorHAnsi"/>
                <w:sz w:val="20"/>
                <w:szCs w:val="20"/>
              </w:rPr>
            </w:pPr>
          </w:p>
          <w:p w14:paraId="70F81096"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HOT SPOT O PUNTO CALIENTE:</w:t>
            </w:r>
            <w:r w:rsidRPr="008815A5">
              <w:rPr>
                <w:rFonts w:asciiTheme="minorHAnsi" w:hAnsiTheme="minorHAnsi" w:cstheme="minorHAnsi"/>
                <w:sz w:val="20"/>
                <w:szCs w:val="20"/>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w:t>
            </w:r>
            <w:proofErr w:type="gramStart"/>
            <w:r w:rsidRPr="008815A5">
              <w:rPr>
                <w:rFonts w:asciiTheme="minorHAnsi" w:hAnsiTheme="minorHAnsi" w:cstheme="minorHAnsi"/>
                <w:sz w:val="20"/>
                <w:szCs w:val="20"/>
              </w:rPr>
              <w:t>y</w:t>
            </w:r>
            <w:proofErr w:type="gramEnd"/>
            <w:r w:rsidRPr="008815A5">
              <w:rPr>
                <w:rFonts w:asciiTheme="minorHAnsi" w:hAnsiTheme="minorHAnsi" w:cstheme="minorHAnsi"/>
                <w:sz w:val="20"/>
                <w:szCs w:val="20"/>
              </w:rPr>
              <w:t xml:space="preserve"> por lo tanto, una menor potencia de salida y una aceleración de la degradación de los materiales en el área afectada por la elevada temperatura. (Lorenzo)</w:t>
            </w:r>
          </w:p>
          <w:p w14:paraId="77A13C61" w14:textId="77777777" w:rsidR="008A55F9" w:rsidRPr="008815A5" w:rsidRDefault="008A55F9" w:rsidP="008A55F9">
            <w:pPr>
              <w:pStyle w:val="Contenidodelatabla"/>
              <w:snapToGrid w:val="0"/>
              <w:rPr>
                <w:rFonts w:asciiTheme="minorHAnsi" w:hAnsiTheme="minorHAnsi" w:cstheme="minorHAnsi"/>
                <w:sz w:val="20"/>
                <w:szCs w:val="20"/>
              </w:rPr>
            </w:pPr>
          </w:p>
          <w:p w14:paraId="7F965909"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45E29B97" w14:textId="77777777" w:rsidR="008A55F9" w:rsidRPr="008815A5" w:rsidRDefault="008A55F9" w:rsidP="008A55F9">
            <w:pPr>
              <w:pStyle w:val="Contenidodelatabla"/>
              <w:snapToGrid w:val="0"/>
              <w:rPr>
                <w:rFonts w:asciiTheme="minorHAnsi" w:hAnsiTheme="minorHAnsi" w:cstheme="minorHAnsi"/>
                <w:sz w:val="20"/>
                <w:szCs w:val="20"/>
              </w:rPr>
            </w:pPr>
          </w:p>
          <w:p w14:paraId="2177CA4C"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DEGRADACIÓN INDUCIDA POR POTENCIAL (PDI):</w:t>
            </w:r>
            <w:r w:rsidRPr="008815A5">
              <w:rPr>
                <w:rFonts w:asciiTheme="minorHAnsi" w:hAnsiTheme="minorHAnsi" w:cstheme="minorHAnsi"/>
                <w:sz w:val="20"/>
                <w:szCs w:val="20"/>
              </w:rPr>
              <w:t xml:space="preserve">  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w:t>
            </w:r>
            <w:r w:rsidRPr="008815A5">
              <w:rPr>
                <w:rFonts w:asciiTheme="minorHAnsi" w:hAnsiTheme="minorHAnsi" w:cstheme="minorHAnsi"/>
                <w:sz w:val="20"/>
                <w:szCs w:val="20"/>
              </w:rPr>
              <w:lastRenderedPageBreak/>
              <w:t>fácilmente hasta el 30% en algunos módulos, según un estudio realizado por el centro Fraunhofer de Silicio Fotovoltaico (CSP). (Sol Energy, 2018)</w:t>
            </w:r>
          </w:p>
          <w:p w14:paraId="0B98824E" w14:textId="77777777" w:rsidR="008A55F9" w:rsidRPr="008815A5" w:rsidRDefault="008A55F9" w:rsidP="008A55F9">
            <w:pPr>
              <w:pStyle w:val="Contenidodelatabla"/>
              <w:snapToGrid w:val="0"/>
              <w:rPr>
                <w:rFonts w:asciiTheme="minorHAnsi" w:hAnsiTheme="minorHAnsi" w:cstheme="minorHAnsi"/>
                <w:sz w:val="20"/>
                <w:szCs w:val="20"/>
              </w:rPr>
            </w:pPr>
          </w:p>
          <w:p w14:paraId="74CBA2C1"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CELDA FRACTURADA:</w:t>
            </w:r>
            <w:r w:rsidRPr="008815A5">
              <w:rPr>
                <w:rFonts w:asciiTheme="minorHAnsi" w:hAnsiTheme="minorHAnsi" w:cstheme="minorHAnsi"/>
                <w:sz w:val="20"/>
                <w:szCs w:val="20"/>
              </w:rPr>
              <w:t xml:space="preserve"> 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 (Gil, 2016)</w:t>
            </w:r>
          </w:p>
          <w:p w14:paraId="198D51F9" w14:textId="77777777" w:rsidR="008A55F9" w:rsidRPr="008815A5" w:rsidRDefault="008A55F9" w:rsidP="008A55F9">
            <w:pPr>
              <w:pStyle w:val="Contenidodelatabla"/>
              <w:snapToGrid w:val="0"/>
              <w:rPr>
                <w:rFonts w:asciiTheme="minorHAnsi" w:hAnsiTheme="minorHAnsi" w:cstheme="minorHAnsi"/>
                <w:sz w:val="20"/>
                <w:szCs w:val="20"/>
              </w:rPr>
            </w:pPr>
          </w:p>
          <w:p w14:paraId="058CD88E" w14:textId="64DF6659"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SNAILS TRAILS O SENDEROS DE CARACOLES:</w:t>
            </w:r>
            <w:r w:rsidRPr="008815A5">
              <w:rPr>
                <w:rFonts w:asciiTheme="minorHAnsi" w:hAnsiTheme="minorHAnsi" w:cstheme="minorHAnsi"/>
                <w:sz w:val="20"/>
                <w:szCs w:val="20"/>
              </w:rPr>
              <w:t xml:space="preserve"> Son decoloraciones del panel que van haciéndose cada vez más grandes. El disolvente de esta disolución es agua, debida a la humedad que puede entrar en los encapsulantes o que bien ya estaba contenida en el momento de ensamblarse, difundiéndose al aumentar la temperatura. (Gil, 2016)</w:t>
            </w:r>
            <w:r w:rsidR="00974E49" w:rsidRPr="008815A5">
              <w:rPr>
                <w:rFonts w:asciiTheme="minorHAnsi" w:hAnsiTheme="minorHAnsi" w:cstheme="minorHAnsi"/>
                <w:sz w:val="20"/>
                <w:szCs w:val="20"/>
              </w:rPr>
              <w:t>.</w:t>
            </w:r>
          </w:p>
          <w:p w14:paraId="69666369" w14:textId="18008F62" w:rsidR="00974E49" w:rsidRPr="008815A5" w:rsidRDefault="00974E49" w:rsidP="008A55F9">
            <w:pPr>
              <w:pStyle w:val="Contenidodelatabla"/>
              <w:snapToGrid w:val="0"/>
              <w:rPr>
                <w:rFonts w:asciiTheme="minorHAnsi" w:hAnsiTheme="minorHAnsi" w:cstheme="minorHAnsi"/>
                <w:sz w:val="20"/>
                <w:szCs w:val="20"/>
              </w:rPr>
            </w:pPr>
          </w:p>
          <w:p w14:paraId="67F191CC" w14:textId="77777777" w:rsidR="00974E49" w:rsidRPr="008815A5" w:rsidRDefault="00974E49" w:rsidP="00974E49">
            <w:pPr>
              <w:keepNext/>
              <w:adjustRightInd w:val="0"/>
              <w:jc w:val="center"/>
              <w:rPr>
                <w:rFonts w:asciiTheme="minorHAnsi" w:hAnsiTheme="minorHAnsi" w:cstheme="minorHAnsi"/>
              </w:rPr>
            </w:pPr>
            <w:r w:rsidRPr="008815A5">
              <w:rPr>
                <w:rFonts w:asciiTheme="minorHAnsi" w:hAnsiTheme="minorHAnsi" w:cstheme="minorHAnsi"/>
                <w:noProof/>
                <w:lang w:eastAsia="es-ES" w:bidi="ar-SA"/>
              </w:rPr>
              <w:drawing>
                <wp:inline distT="0" distB="0" distL="0" distR="0" wp14:anchorId="140340BD" wp14:editId="5BD7575E">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5AED5405" w14:textId="2CA911F2" w:rsidR="00974E49" w:rsidRPr="008815A5" w:rsidRDefault="00974E49" w:rsidP="00974E49">
            <w:pPr>
              <w:pStyle w:val="Descripcin"/>
              <w:jc w:val="center"/>
              <w:rPr>
                <w:rFonts w:asciiTheme="minorHAnsi" w:hAnsiTheme="minorHAnsi" w:cstheme="minorHAnsi"/>
                <w:sz w:val="20"/>
                <w:szCs w:val="20"/>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10</w:t>
            </w:r>
            <w:r w:rsidRPr="008815A5">
              <w:rPr>
                <w:rFonts w:asciiTheme="minorHAnsi" w:hAnsiTheme="minorHAnsi" w:cstheme="minorHAnsi"/>
                <w:sz w:val="16"/>
                <w:szCs w:val="16"/>
              </w:rPr>
              <w:t>. Sendero de caracol. Fuente:</w:t>
            </w:r>
            <w:sdt>
              <w:sdtPr>
                <w:rPr>
                  <w:rFonts w:asciiTheme="minorHAnsi" w:hAnsiTheme="minorHAnsi" w:cstheme="minorHAnsi"/>
                  <w:sz w:val="16"/>
                  <w:szCs w:val="16"/>
                </w:rPr>
                <w:id w:val="915673560"/>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Rod16 \l 9226 </w:instrText>
                </w:r>
                <w:r w:rsidRPr="008815A5">
                  <w:rPr>
                    <w:rFonts w:asciiTheme="minorHAnsi" w:hAnsiTheme="minorHAnsi" w:cstheme="minorHAnsi"/>
                    <w:sz w:val="16"/>
                    <w:szCs w:val="16"/>
                  </w:rPr>
                  <w:fldChar w:fldCharType="separate"/>
                </w:r>
                <w:r w:rsidRPr="008815A5">
                  <w:rPr>
                    <w:rFonts w:asciiTheme="minorHAnsi" w:hAnsiTheme="minorHAnsi" w:cstheme="minorHAnsi"/>
                    <w:noProof/>
                    <w:sz w:val="16"/>
                    <w:szCs w:val="16"/>
                  </w:rPr>
                  <w:t xml:space="preserve"> (Gil, 2016)</w:t>
                </w:r>
                <w:r w:rsidRPr="008815A5">
                  <w:rPr>
                    <w:rFonts w:asciiTheme="minorHAnsi" w:hAnsiTheme="minorHAnsi" w:cstheme="minorHAnsi"/>
                    <w:sz w:val="16"/>
                    <w:szCs w:val="16"/>
                  </w:rPr>
                  <w:fldChar w:fldCharType="end"/>
                </w:r>
              </w:sdtContent>
            </w:sdt>
          </w:p>
          <w:p w14:paraId="10E88FE7" w14:textId="77777777" w:rsidR="00974E49" w:rsidRPr="008815A5" w:rsidRDefault="00974E4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166F292A" w14:textId="1F07FFAF" w:rsidR="00365BAB" w:rsidRPr="008815A5" w:rsidRDefault="00365BAB" w:rsidP="008A55F9">
            <w:pPr>
              <w:pStyle w:val="Contenidodelatabla"/>
              <w:snapToGrid w:val="0"/>
              <w:rPr>
                <w:rFonts w:asciiTheme="minorHAnsi" w:hAnsiTheme="minorHAnsi" w:cstheme="minorHAnsi"/>
                <w:sz w:val="20"/>
                <w:szCs w:val="20"/>
              </w:rPr>
            </w:pPr>
          </w:p>
        </w:tc>
      </w:tr>
      <w:tr w:rsidR="00365BAB" w:rsidRPr="008815A5" w14:paraId="737C5739"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09373" w14:textId="2E80740B" w:rsidR="00365BAB" w:rsidRPr="008815A5" w:rsidRDefault="00365BAB"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TEMPERATURA Y RADIACIÓN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8804F68" w14:textId="3190FC02" w:rsidR="00365BAB" w:rsidRPr="008815A5" w:rsidRDefault="00365BAB" w:rsidP="008A202F">
            <w:pPr>
              <w:rPr>
                <w:rFonts w:asciiTheme="minorHAnsi" w:hAnsiTheme="minorHAnsi" w:cstheme="minorHAnsi"/>
                <w:sz w:val="20"/>
                <w:szCs w:val="20"/>
              </w:rPr>
            </w:pPr>
            <w:r w:rsidRPr="008815A5">
              <w:rPr>
                <w:rFonts w:asciiTheme="minorHAnsi" w:hAnsiTheme="minorHAnsi" w:cstheme="minorHAnsi"/>
                <w:sz w:val="20"/>
                <w:szCs w:val="20"/>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2209831" w14:textId="77777777" w:rsidR="008A202F" w:rsidRPr="008815A5" w:rsidRDefault="008A202F" w:rsidP="008A202F">
            <w:pPr>
              <w:rPr>
                <w:rFonts w:asciiTheme="minorHAnsi" w:hAnsiTheme="minorHAnsi" w:cstheme="minorHAnsi"/>
                <w:sz w:val="20"/>
                <w:szCs w:val="20"/>
              </w:rPr>
            </w:pPr>
          </w:p>
          <w:p w14:paraId="62FD171C" w14:textId="77777777" w:rsidR="00365BAB" w:rsidRPr="008815A5" w:rsidRDefault="00365BAB" w:rsidP="008A202F">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El aumento en la temperatura reduce la tensión de circuito abierto según el valor de </w:t>
            </w:r>
            <w:proofErr w:type="spellStart"/>
            <w:r w:rsidRPr="008815A5">
              <w:rPr>
                <w:rFonts w:asciiTheme="minorHAnsi" w:hAnsiTheme="minorHAnsi" w:cstheme="minorHAnsi"/>
                <w:sz w:val="20"/>
                <w:szCs w:val="20"/>
              </w:rPr>
              <w:t>dVoc</w:t>
            </w:r>
            <w:proofErr w:type="spellEnd"/>
            <w:r w:rsidRPr="008815A5">
              <w:rPr>
                <w:rFonts w:asciiTheme="minorHAnsi" w:hAnsiTheme="minorHAnsi" w:cstheme="minorHAnsi"/>
                <w:sz w:val="20"/>
                <w:szCs w:val="20"/>
              </w:rPr>
              <w:t>/</w:t>
            </w:r>
            <w:proofErr w:type="spellStart"/>
            <w:r w:rsidRPr="008815A5">
              <w:rPr>
                <w:rFonts w:asciiTheme="minorHAnsi" w:hAnsiTheme="minorHAnsi" w:cstheme="minorHAnsi"/>
                <w:sz w:val="20"/>
                <w:szCs w:val="20"/>
              </w:rPr>
              <w:t>dTc</w:t>
            </w:r>
            <w:proofErr w:type="spellEnd"/>
            <w:r w:rsidRPr="008815A5">
              <w:rPr>
                <w:rFonts w:asciiTheme="minorHAnsi" w:hAnsiTheme="minorHAnsi" w:cstheme="minorHAnsi"/>
                <w:sz w:val="20"/>
                <w:szCs w:val="20"/>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Theme="minorHAnsi" w:hAnsiTheme="minorHAnsi" w:cstheme="minorHAnsi"/>
                  <w:sz w:val="20"/>
                  <w:szCs w:val="20"/>
                </w:rPr>
                <w:id w:val="-252666249"/>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OSC20 \p 52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(LAMIGUEIRO, 2020, pág. 52)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33A7708A" w14:textId="77777777" w:rsidR="00365BAB" w:rsidRPr="008815A5" w:rsidRDefault="00365BAB" w:rsidP="00365BAB">
            <w:pPr>
              <w:pStyle w:val="Contenidodelatabla"/>
              <w:snapToGrid w:val="0"/>
              <w:rPr>
                <w:rFonts w:asciiTheme="minorHAnsi" w:hAnsiTheme="minorHAnsi" w:cstheme="minorHAnsi"/>
                <w:sz w:val="20"/>
                <w:szCs w:val="20"/>
              </w:rPr>
            </w:pPr>
          </w:p>
          <w:p w14:paraId="64D3E92F" w14:textId="4C8D3F5A" w:rsidR="00F071DF" w:rsidRPr="008815A5" w:rsidRDefault="00365BAB" w:rsidP="00365BAB">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4E256839" wp14:editId="0C1C4174">
                  <wp:extent cx="3678865" cy="44631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5AD0BA5C" w14:textId="6BEFA44E" w:rsidR="00F071DF"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11</w:t>
            </w:r>
            <w:r w:rsidRPr="008815A5">
              <w:rPr>
                <w:rFonts w:asciiTheme="minorHAnsi" w:hAnsiTheme="minorHAnsi" w:cstheme="minorHAnsi"/>
                <w:sz w:val="16"/>
                <w:szCs w:val="16"/>
              </w:rPr>
              <w:t>. Efecto de la temperatura en la curva característica de una célula solar.</w:t>
            </w:r>
          </w:p>
          <w:p w14:paraId="66A1525D" w14:textId="626115FE" w:rsidR="00365BAB"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Fuente: </w:t>
            </w:r>
            <w:sdt>
              <w:sdtPr>
                <w:rPr>
                  <w:rFonts w:asciiTheme="minorHAnsi" w:hAnsiTheme="minorHAnsi" w:cstheme="minorHAnsi"/>
                  <w:sz w:val="16"/>
                  <w:szCs w:val="16"/>
                </w:rPr>
                <w:id w:val="-1562700064"/>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OSC20 \p 53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(LAMIGUEIRO, 2020, pág. 53)</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p w14:paraId="33057593" w14:textId="7516E2E7" w:rsidR="00365BAB" w:rsidRPr="008815A5" w:rsidRDefault="00365BAB" w:rsidP="00A62728">
            <w:pPr>
              <w:pStyle w:val="Contenidodelatabla"/>
              <w:snapToGrid w:val="0"/>
              <w:rPr>
                <w:rFonts w:asciiTheme="minorHAnsi" w:hAnsiTheme="minorHAnsi" w:cstheme="minorHAnsi"/>
                <w:sz w:val="20"/>
                <w:szCs w:val="20"/>
              </w:rPr>
            </w:pPr>
          </w:p>
        </w:tc>
      </w:tr>
      <w:tr w:rsidR="00A62728" w:rsidRPr="008815A5" w14:paraId="35178B70"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F65274" w14:textId="77690E8A" w:rsidR="00A62728" w:rsidRPr="008815A5" w:rsidRDefault="00A62728"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TERMOGRAFÍA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62107358" w14:textId="680E3F39"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8815A5">
              <w:rPr>
                <w:rFonts w:asciiTheme="minorHAnsi" w:hAnsiTheme="minorHAnsi" w:cstheme="minorHAnsi"/>
                <w:sz w:val="20"/>
                <w:szCs w:val="20"/>
              </w:rPr>
              <w:t>ºC</w:t>
            </w:r>
            <w:proofErr w:type="spellEnd"/>
            <w:r w:rsidRPr="008815A5">
              <w:rPr>
                <w:rFonts w:asciiTheme="minorHAnsi" w:hAnsiTheme="minorHAnsi" w:cstheme="minorHAnsi"/>
                <w:sz w:val="20"/>
                <w:szCs w:val="20"/>
              </w:rPr>
              <w:t xml:space="preserve"> o 0 Kelvin) emite radiación en la región infrarroja. Hasta los objetos más fríos que podamos imaginar, como los cubitos de hielo, emiten rayos infrarrojos. (</w:t>
            </w:r>
            <w:proofErr w:type="gramStart"/>
            <w:r w:rsidRPr="008815A5">
              <w:rPr>
                <w:rFonts w:asciiTheme="minorHAnsi" w:hAnsiTheme="minorHAnsi" w:cstheme="minorHAnsi"/>
                <w:sz w:val="20"/>
                <w:szCs w:val="20"/>
              </w:rPr>
              <w:t>FLIR ,</w:t>
            </w:r>
            <w:proofErr w:type="gramEnd"/>
            <w:r w:rsidRPr="008815A5">
              <w:rPr>
                <w:rFonts w:asciiTheme="minorHAnsi" w:hAnsiTheme="minorHAnsi" w:cstheme="minorHAnsi"/>
                <w:sz w:val="20"/>
                <w:szCs w:val="20"/>
              </w:rPr>
              <w:t xml:space="preserve"> 2011).</w:t>
            </w:r>
          </w:p>
          <w:p w14:paraId="2C25DF92" w14:textId="6937F909"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proofErr w:type="gramStart"/>
            <w:r w:rsidRPr="008815A5">
              <w:rPr>
                <w:rFonts w:asciiTheme="minorHAnsi" w:hAnsiTheme="minorHAnsi" w:cstheme="minorHAnsi"/>
                <w:sz w:val="20"/>
                <w:szCs w:val="20"/>
              </w:rPr>
              <w:t>FLIR ,</w:t>
            </w:r>
            <w:proofErr w:type="gramEnd"/>
            <w:r w:rsidRPr="008815A5">
              <w:rPr>
                <w:rFonts w:asciiTheme="minorHAnsi" w:hAnsiTheme="minorHAnsi" w:cstheme="minorHAnsi"/>
                <w:sz w:val="20"/>
                <w:szCs w:val="20"/>
              </w:rPr>
              <w:t xml:space="preserve"> 2011, pág. 7).</w:t>
            </w:r>
          </w:p>
          <w:p w14:paraId="2359B227" w14:textId="43143A84" w:rsidR="00A62728" w:rsidRPr="008815A5" w:rsidRDefault="00A62728" w:rsidP="00A62728">
            <w:pPr>
              <w:jc w:val="both"/>
              <w:rPr>
                <w:rFonts w:asciiTheme="minorHAnsi" w:hAnsiTheme="minorHAnsi" w:cstheme="minorHAnsi"/>
                <w:sz w:val="20"/>
                <w:szCs w:val="20"/>
              </w:rPr>
            </w:pPr>
          </w:p>
          <w:p w14:paraId="7A15A434" w14:textId="46A5E99A" w:rsidR="00A62728" w:rsidRPr="008815A5" w:rsidRDefault="00A62728" w:rsidP="00A62728">
            <w:pPr>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68209B75" wp14:editId="45F8BFCE">
                  <wp:extent cx="4167963" cy="1817821"/>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781003F5" w14:textId="4BD85D50" w:rsidR="00A62728" w:rsidRPr="008815A5" w:rsidRDefault="00A62728" w:rsidP="00A62728">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12</w:t>
            </w:r>
            <w:r w:rsidRPr="008815A5">
              <w:rPr>
                <w:rFonts w:asciiTheme="minorHAnsi" w:hAnsiTheme="minorHAnsi" w:cstheme="minorHAnsi"/>
                <w:sz w:val="16"/>
                <w:szCs w:val="16"/>
              </w:rPr>
              <w:t xml:space="preserve">. Espectro electromagnético. Fuente: </w:t>
            </w:r>
            <w:sdt>
              <w:sdtPr>
                <w:rPr>
                  <w:rFonts w:asciiTheme="minorHAnsi" w:hAnsiTheme="minorHAnsi" w:cstheme="minorHAnsi"/>
                  <w:sz w:val="16"/>
                  <w:szCs w:val="16"/>
                </w:rPr>
                <w:id w:val="894546777"/>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FLI11 \p 7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(FLIR , 2011, pág. 7)</w:t>
                </w:r>
                <w:r w:rsidRPr="008815A5">
                  <w:rPr>
                    <w:rFonts w:asciiTheme="minorHAnsi" w:hAnsiTheme="minorHAnsi" w:cstheme="minorHAnsi"/>
                    <w:sz w:val="16"/>
                    <w:szCs w:val="16"/>
                  </w:rPr>
                  <w:fldChar w:fldCharType="end"/>
                </w:r>
              </w:sdtContent>
            </w:sdt>
          </w:p>
          <w:p w14:paraId="43FEAD65" w14:textId="77777777"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01E07EB0" w14:textId="77777777"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En el contexto fotovoltaico, gracias a las cámaras de imagen térmica, se logra investigar la presencia de un posible sobrecalentamiento de los paneles fotovoltaicos.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w:t>
            </w:r>
            <w:proofErr w:type="spellStart"/>
            <w:r w:rsidRPr="008815A5">
              <w:rPr>
                <w:rFonts w:asciiTheme="minorHAnsi" w:hAnsiTheme="minorHAnsi" w:cstheme="minorHAnsi"/>
                <w:sz w:val="20"/>
                <w:szCs w:val="20"/>
              </w:rPr>
              <w:t>diagnosticecologique</w:t>
            </w:r>
            <w:proofErr w:type="spellEnd"/>
            <w:r w:rsidRPr="008815A5">
              <w:rPr>
                <w:rFonts w:asciiTheme="minorHAnsi" w:hAnsiTheme="minorHAnsi" w:cstheme="minorHAnsi"/>
                <w:sz w:val="20"/>
                <w:szCs w:val="20"/>
              </w:rPr>
              <w:t>, 2021).</w:t>
            </w:r>
          </w:p>
          <w:p w14:paraId="25C5ECBB" w14:textId="7102576A" w:rsidR="00CF4E6A" w:rsidRPr="008815A5" w:rsidRDefault="00CF4E6A" w:rsidP="00A62728">
            <w:pPr>
              <w:jc w:val="both"/>
              <w:rPr>
                <w:rFonts w:asciiTheme="minorHAnsi" w:hAnsiTheme="minorHAnsi" w:cstheme="minorHAnsi"/>
                <w:sz w:val="20"/>
                <w:szCs w:val="20"/>
              </w:rPr>
            </w:pPr>
          </w:p>
        </w:tc>
      </w:tr>
      <w:tr w:rsidR="00CF4E6A" w:rsidRPr="008815A5" w14:paraId="4D031F6D"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C9260" w14:textId="0584D712" w:rsidR="00CF4E6A" w:rsidRPr="008815A5" w:rsidRDefault="00CF4E6A" w:rsidP="008A202F">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PROCESO DE CAPTACIÓN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7E961523" w14:textId="77777777" w:rsidR="00CF4E6A" w:rsidRPr="008815A5" w:rsidRDefault="00CF4E6A" w:rsidP="008A202F">
            <w:pPr>
              <w:rPr>
                <w:rFonts w:asciiTheme="minorHAnsi" w:hAnsiTheme="minorHAnsi" w:cstheme="minorHAnsi"/>
                <w:sz w:val="20"/>
                <w:szCs w:val="20"/>
              </w:rPr>
            </w:pPr>
            <w:r w:rsidRPr="008815A5">
              <w:rPr>
                <w:rFonts w:asciiTheme="minorHAnsi" w:hAnsiTheme="minorHAnsi" w:cstheme="minorHAnsi"/>
                <w:sz w:val="20"/>
                <w:szCs w:val="20"/>
              </w:rPr>
              <w:t>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22EE6DB5" w14:textId="77777777" w:rsidR="00CF4E6A" w:rsidRPr="008815A5" w:rsidRDefault="00CF4E6A" w:rsidP="008A202F">
            <w:pPr>
              <w:rPr>
                <w:rFonts w:asciiTheme="minorHAnsi" w:hAnsiTheme="minorHAnsi" w:cstheme="minorHAnsi"/>
                <w:sz w:val="20"/>
                <w:szCs w:val="20"/>
              </w:rPr>
            </w:pPr>
            <w:r w:rsidRPr="008815A5">
              <w:rPr>
                <w:rFonts w:asciiTheme="minorHAnsi" w:hAnsiTheme="minorHAnsi" w:cstheme="minorHAnsi"/>
                <w:sz w:val="20"/>
                <w:szCs w:val="20"/>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condiciones de la inspección, las mediciones adicionales y toda la información relevante para una correcta inspección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09D860B8" w14:textId="551F0ACE" w:rsidR="009F1985" w:rsidRPr="008815A5" w:rsidRDefault="009F1985" w:rsidP="008A202F">
            <w:pPr>
              <w:rPr>
                <w:rFonts w:asciiTheme="minorHAnsi" w:hAnsiTheme="minorHAnsi" w:cstheme="minorHAnsi"/>
                <w:sz w:val="20"/>
                <w:szCs w:val="20"/>
              </w:rPr>
            </w:pPr>
          </w:p>
        </w:tc>
      </w:tr>
      <w:tr w:rsidR="009F1985" w:rsidRPr="008815A5" w14:paraId="22A95567"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FABC7B" w14:textId="2AAC148C" w:rsidR="009F1985" w:rsidRPr="008815A5" w:rsidRDefault="009F1985"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PROCESAMIENTO DE IMAGEN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B3529E6" w14:textId="6EB35C9E" w:rsidR="009F1985" w:rsidRPr="008815A5" w:rsidRDefault="009F1985" w:rsidP="008A202F">
            <w:pPr>
              <w:rPr>
                <w:rFonts w:asciiTheme="minorHAnsi" w:hAnsiTheme="minorHAnsi" w:cstheme="minorHAnsi"/>
                <w:sz w:val="20"/>
                <w:szCs w:val="20"/>
              </w:rPr>
            </w:pPr>
            <w:r w:rsidRPr="008815A5">
              <w:rPr>
                <w:rFonts w:asciiTheme="minorHAnsi" w:hAnsiTheme="minorHAnsi" w:cstheme="minorHAnsi"/>
                <w:sz w:val="20"/>
                <w:szCs w:val="20"/>
              </w:rPr>
              <w:t>Todos los colores en el rango visible pueden representarse como combinaciones RGB, variando desde el negro (0,0,0) (0,0,0) al blanco (255,255,255) (255,255,255). Por lo tanto, una imagen RGB es representada por un arreglo bidimensional de pixel</w:t>
            </w:r>
            <w:r w:rsidR="008F7B32">
              <w:rPr>
                <w:rFonts w:asciiTheme="minorHAnsi" w:hAnsiTheme="minorHAnsi" w:cstheme="minorHAnsi"/>
                <w:sz w:val="20"/>
                <w:szCs w:val="20"/>
              </w:rPr>
              <w:t>e</w:t>
            </w:r>
            <w:r w:rsidRPr="008815A5">
              <w:rPr>
                <w:rFonts w:asciiTheme="minorHAnsi" w:hAnsiTheme="minorHAnsi" w:cstheme="minorHAnsi"/>
                <w:sz w:val="20"/>
                <w:szCs w:val="20"/>
              </w:rPr>
              <w:t xml:space="preserve">s, cada uno codificado en 3 bytes pudiendo </w:t>
            </w:r>
            <w:r w:rsidRPr="008815A5">
              <w:rPr>
                <w:rFonts w:asciiTheme="minorHAnsi" w:hAnsiTheme="minorHAnsi" w:cstheme="minorHAnsi"/>
                <w:sz w:val="20"/>
                <w:szCs w:val="20"/>
              </w:rPr>
              <w:lastRenderedPageBreak/>
              <w:t>asumir 256^3 diferentes valores de combinaciones vectoriales, es decir 16.8 millones de diferentes colores, aproximadamente.</w:t>
            </w:r>
          </w:p>
          <w:p w14:paraId="09BED8F5" w14:textId="77777777" w:rsidR="009F1985" w:rsidRPr="008815A5" w:rsidRDefault="009F1985" w:rsidP="009F1985">
            <w:pPr>
              <w:jc w:val="center"/>
              <w:rPr>
                <w:rFonts w:asciiTheme="minorHAnsi" w:hAnsiTheme="minorHAnsi" w:cstheme="minorHAnsi"/>
                <w:sz w:val="20"/>
                <w:szCs w:val="20"/>
              </w:rPr>
            </w:pPr>
            <w:r w:rsidRPr="008815A5">
              <w:rPr>
                <w:rFonts w:asciiTheme="minorHAnsi" w:hAnsiTheme="minorHAnsi" w:cstheme="minorHAnsi"/>
                <w:noProof/>
                <w:color w:val="000000"/>
                <w:shd w:val="clear" w:color="auto" w:fill="FFFFFF"/>
                <w:lang w:eastAsia="es-ES" w:bidi="ar-SA"/>
              </w:rPr>
              <w:drawing>
                <wp:inline distT="0" distB="0" distL="0" distR="0" wp14:anchorId="66263D69" wp14:editId="603DB639">
                  <wp:extent cx="4371109" cy="12471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5355" cy="1254109"/>
                          </a:xfrm>
                          <a:prstGeom prst="rect">
                            <a:avLst/>
                          </a:prstGeom>
                          <a:noFill/>
                          <a:ln>
                            <a:noFill/>
                          </a:ln>
                        </pic:spPr>
                      </pic:pic>
                    </a:graphicData>
                  </a:graphic>
                </wp:inline>
              </w:drawing>
            </w:r>
          </w:p>
          <w:p w14:paraId="26818CD1" w14:textId="422AFF06" w:rsidR="009F1985" w:rsidRPr="008815A5" w:rsidRDefault="009F1985" w:rsidP="009F1985">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13</w:t>
            </w:r>
            <w:r w:rsidRPr="008815A5">
              <w:rPr>
                <w:rFonts w:asciiTheme="minorHAnsi" w:hAnsiTheme="minorHAnsi" w:cstheme="minorHAnsi"/>
                <w:sz w:val="16"/>
                <w:szCs w:val="16"/>
              </w:rPr>
              <w:t xml:space="preserve">. Esquema cualitativo del espectro electromagnético. Fuente: </w:t>
            </w:r>
            <w:sdt>
              <w:sdtPr>
                <w:rPr>
                  <w:rFonts w:asciiTheme="minorHAnsi" w:hAnsiTheme="minorHAnsi" w:cstheme="minorHAnsi"/>
                  <w:sz w:val="16"/>
                  <w:szCs w:val="16"/>
                </w:rPr>
                <w:id w:val="-1253889265"/>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PPé18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(Valente, 2018)</w:t>
                </w:r>
                <w:r w:rsidRPr="008815A5">
                  <w:rPr>
                    <w:rFonts w:asciiTheme="minorHAnsi" w:hAnsiTheme="minorHAnsi" w:cstheme="minorHAnsi"/>
                    <w:sz w:val="16"/>
                    <w:szCs w:val="16"/>
                  </w:rPr>
                  <w:fldChar w:fldCharType="end"/>
                </w:r>
              </w:sdtContent>
            </w:sdt>
          </w:p>
          <w:p w14:paraId="7AF51936" w14:textId="62A5643B" w:rsidR="0032055A" w:rsidRPr="008815A5" w:rsidRDefault="0032055A"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acuerdo con (Valente, 2018)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p>
          <w:p w14:paraId="7E03184D" w14:textId="34EC0EF0" w:rsidR="00C43551" w:rsidRPr="008815A5" w:rsidRDefault="00C43551"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Puede aprovecharse esta característica para implementar métodos de filtrado para suavizar operando en el dominio de frecuencias. Es posible suprimir frecuencias por debajo o por encima de valores predeterminados de manera que se produzcan efectos de suavizado según requerimientos.</w:t>
            </w:r>
          </w:p>
          <w:p w14:paraId="5F05DD49" w14:textId="77777777" w:rsidR="00C43551" w:rsidRPr="008815A5" w:rsidRDefault="00C43551" w:rsidP="0032055A">
            <w:pPr>
              <w:rPr>
                <w:rFonts w:asciiTheme="minorHAnsi" w:hAnsiTheme="minorHAnsi" w:cstheme="minorHAnsi"/>
                <w:sz w:val="20"/>
                <w:szCs w:val="20"/>
                <w:lang w:val="es-CO" w:eastAsia="es-ES" w:bidi="ar-SA"/>
              </w:rPr>
            </w:pPr>
          </w:p>
          <w:p w14:paraId="7DD6E04E" w14:textId="3A7F73C0" w:rsidR="00C43551" w:rsidRPr="008815A5" w:rsidRDefault="00C43551"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manera general, nuestra retina puede captar, con diferentes sensibilidades, la radiación electromagnética de longitudes de onda entre 0,40 y 0,75 micrómetros.</w:t>
            </w:r>
          </w:p>
          <w:p w14:paraId="4688531C" w14:textId="77777777" w:rsidR="00881A97" w:rsidRPr="008815A5" w:rsidRDefault="00881A97" w:rsidP="0032055A">
            <w:pPr>
              <w:rPr>
                <w:rFonts w:asciiTheme="minorHAnsi" w:hAnsiTheme="minorHAnsi" w:cstheme="minorHAnsi"/>
                <w:sz w:val="20"/>
                <w:szCs w:val="20"/>
                <w:lang w:val="es-CO" w:eastAsia="es-ES" w:bidi="ar-SA"/>
              </w:rPr>
            </w:pPr>
          </w:p>
          <w:p w14:paraId="23966A8A" w14:textId="5C82040D" w:rsidR="00C43551" w:rsidRPr="008815A5" w:rsidRDefault="00C43551" w:rsidP="00C43551">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drawing>
                <wp:inline distT="0" distB="0" distL="0" distR="0" wp14:anchorId="02E2515A" wp14:editId="4D3E9282">
                  <wp:extent cx="5098473" cy="1572491"/>
                  <wp:effectExtent l="0" t="0" r="698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8708" cy="1578732"/>
                          </a:xfrm>
                          <a:prstGeom prst="rect">
                            <a:avLst/>
                          </a:prstGeom>
                          <a:noFill/>
                          <a:ln>
                            <a:noFill/>
                          </a:ln>
                        </pic:spPr>
                      </pic:pic>
                    </a:graphicData>
                  </a:graphic>
                </wp:inline>
              </w:drawing>
            </w:r>
          </w:p>
          <w:p w14:paraId="2FBA26FF" w14:textId="651B6DA9" w:rsidR="00C43551" w:rsidRPr="008815A5" w:rsidRDefault="00C43551" w:rsidP="00C4355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14</w:t>
            </w:r>
            <w:r w:rsidRPr="008815A5">
              <w:rPr>
                <w:rFonts w:asciiTheme="minorHAnsi" w:hAnsiTheme="minorHAnsi" w:cstheme="minorHAnsi"/>
                <w:sz w:val="16"/>
                <w:szCs w:val="16"/>
              </w:rPr>
              <w:t xml:space="preserve">. Luz visible por el ojo humano. Fuente: </w:t>
            </w:r>
            <w:sdt>
              <w:sdtPr>
                <w:rPr>
                  <w:rFonts w:asciiTheme="minorHAnsi" w:hAnsiTheme="minorHAnsi" w:cstheme="minorHAnsi"/>
                  <w:sz w:val="16"/>
                  <w:szCs w:val="16"/>
                </w:rPr>
                <w:id w:val="1457534822"/>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p>
          <w:p w14:paraId="73606401" w14:textId="23BE9D69" w:rsidR="000A2213" w:rsidRPr="008815A5" w:rsidRDefault="000A2213" w:rsidP="000A2213">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proofErr w:type="spellStart"/>
            <w:r w:rsidRPr="008815A5">
              <w:rPr>
                <w:rFonts w:asciiTheme="minorHAnsi" w:hAnsiTheme="minorHAnsi" w:cstheme="minorHAnsi"/>
                <w:sz w:val="20"/>
                <w:szCs w:val="20"/>
                <w:lang w:val="es-CO" w:eastAsia="es-ES" w:bidi="ar-SA"/>
              </w:rPr>
              <w:t>Veratti</w:t>
            </w:r>
            <w:proofErr w:type="spellEnd"/>
            <w:r w:rsidRPr="008815A5">
              <w:rPr>
                <w:rFonts w:asciiTheme="minorHAnsi" w:hAnsiTheme="minorHAnsi" w:cstheme="minorHAnsi"/>
                <w:sz w:val="20"/>
                <w:szCs w:val="20"/>
                <w:lang w:val="es-CO" w:eastAsia="es-ES" w:bidi="ar-SA"/>
              </w:rPr>
              <w:t>, 2015).</w:t>
            </w:r>
          </w:p>
          <w:p w14:paraId="62A97BFE" w14:textId="71012D52" w:rsidR="000166D3" w:rsidRPr="008815A5" w:rsidRDefault="000166D3" w:rsidP="000166D3">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lastRenderedPageBreak/>
              <w:drawing>
                <wp:inline distT="0" distB="0" distL="0" distR="0" wp14:anchorId="66F341CB" wp14:editId="1D2FE7D5">
                  <wp:extent cx="4212483" cy="26900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031DA0AA" w14:textId="75A9953C" w:rsidR="008F0F16" w:rsidRPr="008815A5" w:rsidRDefault="000166D3" w:rsidP="008F0F16">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15</w:t>
            </w:r>
            <w:r w:rsidRPr="008815A5">
              <w:rPr>
                <w:rFonts w:asciiTheme="minorHAnsi" w:hAnsiTheme="minorHAnsi" w:cstheme="minorHAnsi"/>
                <w:sz w:val="16"/>
                <w:szCs w:val="16"/>
              </w:rPr>
              <w:t xml:space="preserve">. Comparativa de diferentes paletas de colores. Fuente: </w:t>
            </w:r>
            <w:sdt>
              <w:sdtPr>
                <w:rPr>
                  <w:rFonts w:asciiTheme="minorHAnsi" w:hAnsiTheme="minorHAnsi" w:cstheme="minorHAnsi"/>
                  <w:sz w:val="16"/>
                  <w:szCs w:val="16"/>
                </w:rPr>
                <w:id w:val="1740595668"/>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tc>
      </w:tr>
    </w:tbl>
    <w:p w14:paraId="3EEEF3CD" w14:textId="77777777"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6A3469" w:rsidRPr="008815A5" w14:paraId="2F39E234" w14:textId="77777777" w:rsidTr="006A3469">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6876C394" w14:textId="73C50FFB" w:rsidR="006A3469" w:rsidRPr="008815A5" w:rsidRDefault="006A3469" w:rsidP="000F43F8">
            <w:pPr>
              <w:pStyle w:val="Contenidodelatabla"/>
              <w:jc w:val="center"/>
              <w:rPr>
                <w:rFonts w:asciiTheme="minorHAnsi" w:hAnsiTheme="minorHAnsi" w:cstheme="minorHAnsi"/>
                <w:b/>
                <w:bCs/>
              </w:rPr>
            </w:pPr>
            <w:r w:rsidRPr="008815A5">
              <w:rPr>
                <w:rFonts w:asciiTheme="minorHAnsi" w:hAnsiTheme="minorHAnsi" w:cstheme="minorHAnsi"/>
                <w:b/>
                <w:bCs/>
              </w:rPr>
              <w:t>ANTECEDENTES</w:t>
            </w:r>
          </w:p>
        </w:tc>
      </w:tr>
      <w:tr w:rsidR="006A3469" w:rsidRPr="008815A5" w14:paraId="5447B65C" w14:textId="77777777" w:rsidTr="00CD5E96">
        <w:tc>
          <w:tcPr>
            <w:tcW w:w="1929" w:type="dxa"/>
            <w:tcBorders>
              <w:left w:val="single" w:sz="1" w:space="0" w:color="000000"/>
              <w:bottom w:val="single" w:sz="4" w:space="0" w:color="auto"/>
            </w:tcBorders>
            <w:shd w:val="clear" w:color="auto" w:fill="F2F2F2" w:themeFill="background1" w:themeFillShade="F2"/>
          </w:tcPr>
          <w:p w14:paraId="5AA7ABC6" w14:textId="2EBE25A4" w:rsidR="006A3469" w:rsidRPr="008815A5" w:rsidRDefault="006A346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TERMOGRAFÍAS EN MÓDULOS FOTOVOLTAICOS</w:t>
            </w:r>
          </w:p>
        </w:tc>
        <w:tc>
          <w:tcPr>
            <w:tcW w:w="8272" w:type="dxa"/>
            <w:tcBorders>
              <w:left w:val="single" w:sz="1" w:space="0" w:color="000000"/>
              <w:bottom w:val="single" w:sz="4" w:space="0" w:color="auto"/>
              <w:right w:val="single" w:sz="1" w:space="0" w:color="000000"/>
            </w:tcBorders>
            <w:shd w:val="clear" w:color="auto" w:fill="auto"/>
          </w:tcPr>
          <w:p w14:paraId="53BEE3E1" w14:textId="67023464" w:rsidR="00195C5D" w:rsidRPr="008815A5" w:rsidRDefault="00195C5D" w:rsidP="00195C5D">
            <w:pPr>
              <w:rPr>
                <w:rFonts w:asciiTheme="minorHAnsi" w:hAnsiTheme="minorHAnsi" w:cstheme="minorHAnsi"/>
                <w:noProof/>
                <w:sz w:val="20"/>
                <w:szCs w:val="20"/>
              </w:rPr>
            </w:pPr>
            <w:r w:rsidRPr="008815A5">
              <w:rPr>
                <w:rFonts w:asciiTheme="minorHAnsi" w:hAnsiTheme="minorHAnsi" w:cstheme="minorHAnsi"/>
                <w:noProof/>
                <w:sz w:val="20"/>
                <w:szCs w:val="20"/>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Theme="minorHAnsi" w:hAnsiTheme="minorHAnsi" w:cstheme="minorHAnsi"/>
                  <w:noProof/>
                  <w:sz w:val="20"/>
                  <w:szCs w:val="20"/>
                </w:rPr>
                <w:id w:val="-1193298053"/>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MOR20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(Morales Le Roy, 2020)</w:t>
                </w:r>
                <w:r w:rsidRPr="008815A5">
                  <w:rPr>
                    <w:rFonts w:asciiTheme="minorHAnsi" w:hAnsiTheme="minorHAnsi" w:cstheme="minorHAnsi"/>
                    <w:noProof/>
                    <w:sz w:val="20"/>
                    <w:szCs w:val="20"/>
                  </w:rPr>
                  <w:fldChar w:fldCharType="end"/>
                </w:r>
              </w:sdtContent>
            </w:sdt>
            <w:r w:rsidRPr="008815A5">
              <w:rPr>
                <w:rFonts w:asciiTheme="minorHAnsi" w:hAnsiTheme="minorHAnsi" w:cstheme="minorHAnsi"/>
                <w:noProof/>
                <w:sz w:val="20"/>
                <w:szCs w:val="20"/>
              </w:rPr>
              <w:t>.</w:t>
            </w:r>
          </w:p>
          <w:p w14:paraId="5AA0DB36" w14:textId="77777777" w:rsidR="00195C5D" w:rsidRPr="008815A5" w:rsidRDefault="00195C5D" w:rsidP="00195C5D">
            <w:pPr>
              <w:rPr>
                <w:rFonts w:asciiTheme="minorHAnsi" w:hAnsiTheme="minorHAnsi" w:cstheme="minorHAnsi"/>
                <w:noProof/>
                <w:sz w:val="20"/>
                <w:szCs w:val="20"/>
              </w:rPr>
            </w:pPr>
          </w:p>
          <w:p w14:paraId="5D391F21" w14:textId="77777777" w:rsidR="00195C5D" w:rsidRPr="008815A5" w:rsidRDefault="00195C5D" w:rsidP="00195C5D">
            <w:pPr>
              <w:rPr>
                <w:rFonts w:asciiTheme="minorHAnsi" w:hAnsiTheme="minorHAnsi" w:cstheme="minorHAnsi"/>
                <w:noProof/>
                <w:sz w:val="20"/>
                <w:szCs w:val="20"/>
              </w:rPr>
            </w:pPr>
            <w:r w:rsidRPr="008815A5">
              <w:rPr>
                <w:rFonts w:asciiTheme="minorHAnsi" w:hAnsiTheme="minorHAnsi" w:cstheme="minorHAnsi"/>
                <w:noProof/>
                <w:sz w:val="20"/>
                <w:szCs w:val="20"/>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Theme="minorHAnsi" w:hAnsiTheme="minorHAnsi" w:cstheme="minorHAnsi"/>
                  <w:noProof/>
                  <w:sz w:val="20"/>
                  <w:szCs w:val="20"/>
                </w:rPr>
                <w:id w:val="1733196202"/>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ÁLV18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(Álvarez Tey, 2018)</w:t>
                </w:r>
                <w:r w:rsidRPr="008815A5">
                  <w:rPr>
                    <w:rFonts w:asciiTheme="minorHAnsi" w:hAnsiTheme="minorHAnsi" w:cstheme="minorHAnsi"/>
                    <w:noProof/>
                    <w:sz w:val="20"/>
                    <w:szCs w:val="20"/>
                  </w:rPr>
                  <w:fldChar w:fldCharType="end"/>
                </w:r>
              </w:sdtContent>
            </w:sdt>
          </w:p>
          <w:p w14:paraId="6D759E53" w14:textId="77777777" w:rsidR="006A3469" w:rsidRPr="008815A5" w:rsidRDefault="006A3469" w:rsidP="00195C5D">
            <w:pPr>
              <w:pStyle w:val="Contenidodelatabla"/>
              <w:snapToGrid w:val="0"/>
              <w:rPr>
                <w:rFonts w:asciiTheme="minorHAnsi" w:hAnsiTheme="minorHAnsi" w:cstheme="minorHAnsi"/>
              </w:rPr>
            </w:pPr>
          </w:p>
        </w:tc>
      </w:tr>
      <w:tr w:rsidR="00CD5E96" w:rsidRPr="008815A5" w14:paraId="55328D58"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F01AE8" w14:textId="188AC9A8" w:rsidR="00CD5E96" w:rsidRPr="008815A5" w:rsidRDefault="00CD5E96"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INSPECCIONES TERMOGRAFÍCAS MÓDULOS FOTOVOLTAICOS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C4BE2A8" w14:textId="27A9B785"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w:t>
            </w:r>
            <w:r w:rsidRPr="008815A5">
              <w:rPr>
                <w:rFonts w:asciiTheme="minorHAnsi" w:hAnsiTheme="minorHAnsi" w:cstheme="minorHAnsi"/>
                <w:noProof/>
                <w:sz w:val="20"/>
                <w:szCs w:val="20"/>
              </w:rPr>
              <w:lastRenderedPageBreak/>
              <w:t>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 (Sánchez Garay, 2020).</w:t>
            </w:r>
          </w:p>
          <w:p w14:paraId="4643157B" w14:textId="241DD60F"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 (Ituarte, Martínez, &amp; Tarifa, 2019).</w:t>
            </w:r>
          </w:p>
          <w:p w14:paraId="169BF058" w14:textId="679A4389"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(Aldana Rodríguez &amp; Muñoz Rodríguez, 2017).</w:t>
            </w:r>
          </w:p>
          <w:p w14:paraId="6FF901A2" w14:textId="77777777" w:rsidR="002E2277"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 (Silva, Salazar, Ponce, &amp; Herrera, 2017)</w:t>
            </w:r>
            <w:r w:rsidR="002E2277" w:rsidRPr="008815A5">
              <w:rPr>
                <w:rFonts w:asciiTheme="minorHAnsi" w:hAnsiTheme="minorHAnsi" w:cstheme="minorHAnsi"/>
                <w:noProof/>
                <w:sz w:val="20"/>
                <w:szCs w:val="20"/>
              </w:rPr>
              <w:t>.</w:t>
            </w:r>
          </w:p>
          <w:p w14:paraId="3444F9DE" w14:textId="1449D83B" w:rsidR="002E2277" w:rsidRPr="008815A5" w:rsidRDefault="002E2277" w:rsidP="00D53DA9">
            <w:pPr>
              <w:rPr>
                <w:rFonts w:asciiTheme="minorHAnsi" w:hAnsiTheme="minorHAnsi" w:cstheme="minorHAnsi"/>
                <w:noProof/>
                <w:sz w:val="20"/>
                <w:szCs w:val="20"/>
              </w:rPr>
            </w:pPr>
          </w:p>
        </w:tc>
      </w:tr>
      <w:tr w:rsidR="002E2277" w:rsidRPr="008815A5" w14:paraId="1766F067"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8BFCBB"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4068E2DA" w14:textId="77777777" w:rsidR="002E2277" w:rsidRPr="008815A5" w:rsidRDefault="002E2277" w:rsidP="002E2277">
            <w:pPr>
              <w:pStyle w:val="Ttulo2"/>
              <w:rPr>
                <w:rFonts w:asciiTheme="minorHAnsi" w:hAnsiTheme="minorHAnsi" w:cstheme="minorHAnsi"/>
                <w:b w:val="0"/>
                <w:noProof/>
                <w:sz w:val="22"/>
                <w:szCs w:val="22"/>
              </w:rPr>
            </w:pPr>
            <w:r w:rsidRPr="008815A5">
              <w:rPr>
                <w:rFonts w:asciiTheme="minorHAnsi" w:hAnsiTheme="minorHAnsi" w:cstheme="minorHAnsi"/>
                <w:noProof/>
                <w:sz w:val="22"/>
                <w:szCs w:val="22"/>
              </w:rPr>
              <w:t>PROCESAMIENTO DE IMÁGENES EN RECONOCIMIENTO DE OBJETOS O SISTEMAS DE PANELES FOTOVOLTAICOS</w:t>
            </w:r>
          </w:p>
          <w:p w14:paraId="5F391700"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6DBE8107"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2BEFE90D" w14:textId="2C344EC4" w:rsidR="002E2277" w:rsidRPr="008815A5" w:rsidRDefault="002E2277" w:rsidP="002E2277">
            <w:pPr>
              <w:pStyle w:val="Contenidodelatabla"/>
              <w:snapToGrid w:val="0"/>
              <w:jc w:val="center"/>
              <w:rPr>
                <w:rFonts w:asciiTheme="minorHAnsi" w:hAnsiTheme="minorHAnsi" w:cstheme="minorHAnsi"/>
                <w:b/>
                <w:bCs/>
                <w:sz w:val="22"/>
                <w:szCs w:val="22"/>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EA23270" w14:textId="77777777" w:rsidR="002E2277" w:rsidRPr="008815A5" w:rsidRDefault="002E2277" w:rsidP="002E2277">
            <w:pPr>
              <w:rPr>
                <w:rFonts w:asciiTheme="minorHAnsi" w:hAnsiTheme="minorHAnsi" w:cstheme="minorHAnsi"/>
                <w:sz w:val="22"/>
                <w:szCs w:val="22"/>
              </w:rPr>
            </w:pPr>
            <w:r w:rsidRPr="008815A5">
              <w:rPr>
                <w:rFonts w:asciiTheme="minorHAnsi" w:eastAsiaTheme="minorEastAsia" w:hAnsiTheme="minorHAnsi" w:cstheme="minorHAnsi"/>
                <w:noProof/>
                <w:sz w:val="22"/>
                <w:szCs w:val="22"/>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8815A5">
              <w:rPr>
                <w:rFonts w:asciiTheme="minorHAnsi" w:hAnsiTheme="minorHAnsi" w:cstheme="minorHAnsi"/>
                <w:sz w:val="22"/>
                <w:szCs w:val="22"/>
              </w:rPr>
              <w:t>“Deep learning”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Theme="minorHAnsi" w:hAnsiTheme="minorHAnsi" w:cstheme="minorHAnsi"/>
                  <w:sz w:val="22"/>
                  <w:szCs w:val="22"/>
                </w:rPr>
                <w:id w:val="1345593211"/>
                <w:citation/>
              </w:sdtPr>
              <w:sdtEndPr/>
              <w:sdtContent>
                <w:r w:rsidRPr="008815A5">
                  <w:rPr>
                    <w:rFonts w:asciiTheme="minorHAnsi" w:hAnsiTheme="minorHAnsi" w:cstheme="minorHAnsi"/>
                    <w:sz w:val="22"/>
                    <w:szCs w:val="22"/>
                  </w:rPr>
                  <w:fldChar w:fldCharType="begin"/>
                </w:r>
                <w:r w:rsidRPr="008815A5">
                  <w:rPr>
                    <w:rFonts w:asciiTheme="minorHAnsi" w:hAnsiTheme="minorHAnsi" w:cstheme="minorHAnsi"/>
                    <w:sz w:val="22"/>
                    <w:szCs w:val="22"/>
                  </w:rPr>
                  <w:instrText xml:space="preserve">CITATION Alv20 \l 9226 </w:instrText>
                </w:r>
                <w:r w:rsidRPr="008815A5">
                  <w:rPr>
                    <w:rFonts w:asciiTheme="minorHAnsi" w:hAnsiTheme="minorHAnsi" w:cstheme="minorHAnsi"/>
                    <w:sz w:val="22"/>
                    <w:szCs w:val="22"/>
                  </w:rPr>
                  <w:fldChar w:fldCharType="separate"/>
                </w:r>
                <w:r w:rsidRPr="008815A5">
                  <w:rPr>
                    <w:rFonts w:asciiTheme="minorHAnsi" w:hAnsiTheme="minorHAnsi" w:cstheme="minorHAnsi"/>
                    <w:noProof/>
                    <w:sz w:val="22"/>
                    <w:szCs w:val="22"/>
                  </w:rPr>
                  <w:t xml:space="preserve"> (Alvarez Gonzalez, 2020)</w:t>
                </w:r>
                <w:r w:rsidRPr="008815A5">
                  <w:rPr>
                    <w:rFonts w:asciiTheme="minorHAnsi" w:hAnsiTheme="minorHAnsi" w:cstheme="minorHAnsi"/>
                    <w:sz w:val="22"/>
                    <w:szCs w:val="22"/>
                  </w:rPr>
                  <w:fldChar w:fldCharType="end"/>
                </w:r>
              </w:sdtContent>
            </w:sdt>
          </w:p>
          <w:p w14:paraId="4F75BF0A" w14:textId="77777777" w:rsidR="002E2277" w:rsidRPr="008815A5" w:rsidRDefault="002E2277" w:rsidP="002E2277">
            <w:pPr>
              <w:rPr>
                <w:rFonts w:asciiTheme="minorHAnsi" w:eastAsiaTheme="minorEastAsia" w:hAnsiTheme="minorHAnsi" w:cstheme="minorHAnsi"/>
                <w:noProof/>
                <w:sz w:val="22"/>
                <w:szCs w:val="22"/>
              </w:rPr>
            </w:pPr>
            <w:r w:rsidRPr="008815A5">
              <w:rPr>
                <w:rFonts w:asciiTheme="minorHAnsi" w:hAnsiTheme="minorHAnsi" w:cstheme="minorHAnsi"/>
                <w:noProof/>
                <w:sz w:val="22"/>
                <w:szCs w:val="22"/>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w:t>
            </w:r>
            <w:r w:rsidRPr="008815A5">
              <w:rPr>
                <w:rFonts w:asciiTheme="minorHAnsi" w:hAnsiTheme="minorHAnsi" w:cstheme="minorHAnsi"/>
                <w:noProof/>
                <w:sz w:val="22"/>
                <w:szCs w:val="22"/>
              </w:rPr>
              <w:lastRenderedPageBreak/>
              <w:t xml:space="preserve">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theme="minorHAnsi"/>
                  <w:noProof/>
                  <w:sz w:val="22"/>
                  <w:szCs w:val="22"/>
                </w:rPr>
                <m:t>±</m:t>
              </m:r>
            </m:oMath>
            <w:r w:rsidRPr="008815A5">
              <w:rPr>
                <w:rFonts w:asciiTheme="minorHAnsi" w:eastAsiaTheme="minorEastAsia" w:hAnsiTheme="minorHAnsi" w:cstheme="minorHAnsi"/>
                <w:noProof/>
                <w:sz w:val="22"/>
                <w:szCs w:val="22"/>
              </w:rPr>
              <w:t>1° y alta inmunidad a las condiciones climaticas. Las ténicas sobresalientes de procesamiento de imágenes para el desarrollo de esta investigación son la binarización, dilatación y erosión.</w:t>
            </w:r>
            <w:sdt>
              <w:sdtPr>
                <w:rPr>
                  <w:rFonts w:asciiTheme="minorHAnsi" w:eastAsiaTheme="minorEastAsia" w:hAnsiTheme="minorHAnsi" w:cstheme="minorHAnsi"/>
                  <w:noProof/>
                  <w:sz w:val="22"/>
                  <w:szCs w:val="22"/>
                </w:rPr>
                <w:id w:val="-395207371"/>
                <w:citation/>
              </w:sdtPr>
              <w:sdtEndPr/>
              <w:sdtContent>
                <w:r w:rsidRPr="008815A5">
                  <w:rPr>
                    <w:rFonts w:asciiTheme="minorHAnsi" w:eastAsiaTheme="minorEastAsia" w:hAnsiTheme="minorHAnsi" w:cstheme="minorHAnsi"/>
                    <w:noProof/>
                    <w:sz w:val="22"/>
                    <w:szCs w:val="22"/>
                  </w:rPr>
                  <w:fldChar w:fldCharType="begin"/>
                </w:r>
                <w:r w:rsidRPr="008815A5">
                  <w:rPr>
                    <w:rFonts w:asciiTheme="minorHAnsi" w:eastAsiaTheme="minorEastAsia" w:hAnsiTheme="minorHAnsi" w:cstheme="minorHAnsi"/>
                    <w:noProof/>
                    <w:sz w:val="22"/>
                    <w:szCs w:val="22"/>
                  </w:rPr>
                  <w:instrText xml:space="preserve">CITATION Cay19 \l 9226 </w:instrText>
                </w:r>
                <w:r w:rsidRPr="008815A5">
                  <w:rPr>
                    <w:rFonts w:asciiTheme="minorHAnsi" w:eastAsiaTheme="minorEastAsia" w:hAnsiTheme="minorHAnsi" w:cstheme="minorHAnsi"/>
                    <w:noProof/>
                    <w:sz w:val="22"/>
                    <w:szCs w:val="22"/>
                  </w:rPr>
                  <w:fldChar w:fldCharType="separate"/>
                </w:r>
                <w:r w:rsidRPr="008815A5">
                  <w:rPr>
                    <w:rFonts w:asciiTheme="minorHAnsi" w:eastAsiaTheme="minorEastAsia" w:hAnsiTheme="minorHAnsi" w:cstheme="minorHAnsi"/>
                    <w:noProof/>
                    <w:sz w:val="22"/>
                    <w:szCs w:val="22"/>
                  </w:rPr>
                  <w:t xml:space="preserve"> (Cayllahua Quispe, 2019)</w:t>
                </w:r>
                <w:r w:rsidRPr="008815A5">
                  <w:rPr>
                    <w:rFonts w:asciiTheme="minorHAnsi" w:eastAsiaTheme="minorEastAsia" w:hAnsiTheme="minorHAnsi" w:cstheme="minorHAnsi"/>
                    <w:noProof/>
                    <w:sz w:val="22"/>
                    <w:szCs w:val="22"/>
                  </w:rPr>
                  <w:fldChar w:fldCharType="end"/>
                </w:r>
              </w:sdtContent>
            </w:sdt>
          </w:p>
          <w:p w14:paraId="732EBFFE" w14:textId="77777777" w:rsidR="002E2277" w:rsidRPr="008815A5" w:rsidRDefault="002E2277" w:rsidP="002E2277">
            <w:pPr>
              <w:rPr>
                <w:rFonts w:asciiTheme="minorHAnsi" w:hAnsiTheme="minorHAnsi" w:cstheme="minorHAnsi"/>
                <w:noProof/>
                <w:sz w:val="22"/>
                <w:szCs w:val="22"/>
              </w:rPr>
            </w:pPr>
            <w:r w:rsidRPr="008815A5">
              <w:rPr>
                <w:rFonts w:asciiTheme="minorHAnsi" w:hAnsiTheme="minorHAnsi" w:cstheme="minorHAnsi"/>
                <w:noProof/>
                <w:sz w:val="22"/>
                <w:szCs w:val="22"/>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Theme="minorHAnsi" w:hAnsiTheme="minorHAnsi" w:cstheme="minorHAnsi"/>
                  <w:noProof/>
                  <w:sz w:val="22"/>
                  <w:szCs w:val="22"/>
                </w:rPr>
                <w:id w:val="1909187702"/>
                <w:citation/>
              </w:sdtPr>
              <w:sdtEndPr/>
              <w:sdtContent>
                <w:r w:rsidRPr="008815A5">
                  <w:rPr>
                    <w:rFonts w:asciiTheme="minorHAnsi" w:hAnsiTheme="minorHAnsi" w:cstheme="minorHAnsi"/>
                    <w:noProof/>
                    <w:sz w:val="22"/>
                    <w:szCs w:val="22"/>
                  </w:rPr>
                  <w:fldChar w:fldCharType="begin"/>
                </w:r>
                <w:r w:rsidRPr="008815A5">
                  <w:rPr>
                    <w:rFonts w:asciiTheme="minorHAnsi" w:hAnsiTheme="minorHAnsi" w:cstheme="minorHAnsi"/>
                    <w:noProof/>
                    <w:sz w:val="22"/>
                    <w:szCs w:val="22"/>
                  </w:rPr>
                  <w:instrText xml:space="preserve">CITATION Ara17 \l 9226 </w:instrText>
                </w:r>
                <w:r w:rsidRPr="008815A5">
                  <w:rPr>
                    <w:rFonts w:asciiTheme="minorHAnsi" w:hAnsiTheme="minorHAnsi" w:cstheme="minorHAnsi"/>
                    <w:noProof/>
                    <w:sz w:val="22"/>
                    <w:szCs w:val="22"/>
                  </w:rPr>
                  <w:fldChar w:fldCharType="separate"/>
                </w:r>
                <w:r w:rsidRPr="008815A5">
                  <w:rPr>
                    <w:rFonts w:asciiTheme="minorHAnsi" w:hAnsiTheme="minorHAnsi" w:cstheme="minorHAnsi"/>
                    <w:noProof/>
                    <w:sz w:val="22"/>
                    <w:szCs w:val="22"/>
                  </w:rPr>
                  <w:t xml:space="preserve"> (Aranda, Medina, Rodriguez, &amp; Gonzalez, 2017)</w:t>
                </w:r>
                <w:r w:rsidRPr="008815A5">
                  <w:rPr>
                    <w:rFonts w:asciiTheme="minorHAnsi" w:hAnsiTheme="minorHAnsi" w:cstheme="minorHAnsi"/>
                    <w:noProof/>
                    <w:sz w:val="22"/>
                    <w:szCs w:val="22"/>
                  </w:rPr>
                  <w:fldChar w:fldCharType="end"/>
                </w:r>
              </w:sdtContent>
            </w:sdt>
          </w:p>
          <w:p w14:paraId="6388598C" w14:textId="77777777" w:rsidR="002E2277" w:rsidRPr="008815A5" w:rsidRDefault="002E2277" w:rsidP="002E2277">
            <w:pPr>
              <w:rPr>
                <w:rFonts w:asciiTheme="minorHAnsi" w:hAnsiTheme="minorHAnsi" w:cstheme="minorHAnsi"/>
                <w:noProof/>
                <w:sz w:val="22"/>
                <w:szCs w:val="22"/>
              </w:rPr>
            </w:pPr>
            <w:r w:rsidRPr="008815A5">
              <w:rPr>
                <w:rFonts w:asciiTheme="minorHAnsi" w:hAnsiTheme="minorHAnsi" w:cstheme="minorHAnsi"/>
                <w:noProof/>
                <w:sz w:val="22"/>
                <w:szCs w:val="22"/>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Theme="minorHAnsi" w:hAnsiTheme="minorHAnsi" w:cstheme="minorHAnsi"/>
                  <w:noProof/>
                  <w:sz w:val="22"/>
                  <w:szCs w:val="22"/>
                </w:rPr>
                <w:id w:val="-696773704"/>
                <w:citation/>
              </w:sdtPr>
              <w:sdtEndPr/>
              <w:sdtContent>
                <w:r w:rsidRPr="008815A5">
                  <w:rPr>
                    <w:rFonts w:asciiTheme="minorHAnsi" w:hAnsiTheme="minorHAnsi" w:cstheme="minorHAnsi"/>
                    <w:noProof/>
                    <w:sz w:val="22"/>
                    <w:szCs w:val="22"/>
                  </w:rPr>
                  <w:fldChar w:fldCharType="begin"/>
                </w:r>
                <w:r w:rsidRPr="008815A5">
                  <w:rPr>
                    <w:rFonts w:asciiTheme="minorHAnsi" w:hAnsiTheme="minorHAnsi" w:cstheme="minorHAnsi"/>
                    <w:noProof/>
                    <w:sz w:val="22"/>
                    <w:szCs w:val="22"/>
                  </w:rPr>
                  <w:instrText xml:space="preserve"> CITATION Pas16 \l 9226 </w:instrText>
                </w:r>
                <w:r w:rsidRPr="008815A5">
                  <w:rPr>
                    <w:rFonts w:asciiTheme="minorHAnsi" w:hAnsiTheme="minorHAnsi" w:cstheme="minorHAnsi"/>
                    <w:noProof/>
                    <w:sz w:val="22"/>
                    <w:szCs w:val="22"/>
                  </w:rPr>
                  <w:fldChar w:fldCharType="separate"/>
                </w:r>
                <w:r w:rsidRPr="008815A5">
                  <w:rPr>
                    <w:rFonts w:asciiTheme="minorHAnsi" w:hAnsiTheme="minorHAnsi" w:cstheme="minorHAnsi"/>
                    <w:noProof/>
                    <w:sz w:val="22"/>
                    <w:szCs w:val="22"/>
                  </w:rPr>
                  <w:t xml:space="preserve"> (Pascual Arribas, 2016)</w:t>
                </w:r>
                <w:r w:rsidRPr="008815A5">
                  <w:rPr>
                    <w:rFonts w:asciiTheme="minorHAnsi" w:hAnsiTheme="minorHAnsi" w:cstheme="minorHAnsi"/>
                    <w:noProof/>
                    <w:sz w:val="22"/>
                    <w:szCs w:val="22"/>
                  </w:rPr>
                  <w:fldChar w:fldCharType="end"/>
                </w:r>
              </w:sdtContent>
            </w:sdt>
            <w:r w:rsidRPr="008815A5">
              <w:rPr>
                <w:rFonts w:asciiTheme="minorHAnsi" w:hAnsiTheme="minorHAnsi" w:cstheme="minorHAnsi"/>
                <w:noProof/>
                <w:sz w:val="22"/>
                <w:szCs w:val="22"/>
              </w:rPr>
              <w:t>.</w:t>
            </w:r>
          </w:p>
          <w:p w14:paraId="2DCC7310" w14:textId="77777777" w:rsidR="002E2277" w:rsidRPr="008815A5" w:rsidRDefault="002E2277" w:rsidP="002E2277">
            <w:pPr>
              <w:rPr>
                <w:rFonts w:asciiTheme="minorHAnsi" w:hAnsiTheme="minorHAnsi" w:cstheme="minorHAnsi"/>
                <w:noProof/>
                <w:sz w:val="20"/>
                <w:szCs w:val="20"/>
              </w:rPr>
            </w:pPr>
          </w:p>
        </w:tc>
      </w:tr>
    </w:tbl>
    <w:p w14:paraId="3055C1B7" w14:textId="64F5457F" w:rsidR="004768AC" w:rsidRPr="008815A5" w:rsidRDefault="004768AC">
      <w:pPr>
        <w:jc w:val="center"/>
        <w:rPr>
          <w:rFonts w:asciiTheme="minorHAnsi" w:hAnsiTheme="minorHAnsi" w:cstheme="minorHAnsi"/>
        </w:rPr>
      </w:pPr>
    </w:p>
    <w:p w14:paraId="18818B81" w14:textId="6E1147E6" w:rsidR="004768AC" w:rsidRPr="008815A5" w:rsidRDefault="004768AC">
      <w:pPr>
        <w:jc w:val="center"/>
        <w:rPr>
          <w:rFonts w:asciiTheme="minorHAnsi" w:hAnsiTheme="minorHAnsi" w:cstheme="minorHAnsi"/>
        </w:rPr>
      </w:pPr>
    </w:p>
    <w:p w14:paraId="4E391B28" w14:textId="7FD39DC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4768AC" w:rsidRPr="008815A5" w14:paraId="4E0A3B6F" w14:textId="77777777" w:rsidTr="00170AAF">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6874260" w14:textId="737AED1B" w:rsidR="004768AC" w:rsidRPr="008815A5" w:rsidRDefault="004768AC" w:rsidP="000F43F8">
            <w:pPr>
              <w:pStyle w:val="Contenidodelatabla"/>
              <w:jc w:val="center"/>
              <w:rPr>
                <w:rFonts w:asciiTheme="minorHAnsi" w:hAnsiTheme="minorHAnsi" w:cstheme="minorHAnsi"/>
                <w:b/>
              </w:rPr>
            </w:pPr>
            <w:r w:rsidRPr="008815A5">
              <w:rPr>
                <w:rFonts w:asciiTheme="minorHAnsi" w:hAnsiTheme="minorHAnsi" w:cstheme="minorHAnsi"/>
                <w:b/>
              </w:rPr>
              <w:t>MARCO CONTEXTUAL</w:t>
            </w:r>
          </w:p>
        </w:tc>
      </w:tr>
      <w:tr w:rsidR="004768AC" w:rsidRPr="008815A5" w14:paraId="53BC01F3" w14:textId="77777777" w:rsidTr="004768AC">
        <w:tc>
          <w:tcPr>
            <w:tcW w:w="10201" w:type="dxa"/>
            <w:gridSpan w:val="2"/>
            <w:tcBorders>
              <w:left w:val="single" w:sz="1" w:space="0" w:color="000000"/>
              <w:bottom w:val="single" w:sz="4" w:space="0" w:color="auto"/>
              <w:right w:val="single" w:sz="1" w:space="0" w:color="000000"/>
            </w:tcBorders>
            <w:shd w:val="clear" w:color="auto" w:fill="auto"/>
          </w:tcPr>
          <w:p w14:paraId="2F1BACAC" w14:textId="01887264"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tc>
      </w:tr>
      <w:tr w:rsidR="004768AC" w:rsidRPr="008815A5" w14:paraId="626C5E4F"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30BC2A" w14:textId="64014AFD" w:rsidR="004768AC" w:rsidRPr="008815A5" w:rsidRDefault="004768AC" w:rsidP="008815A5">
            <w:pPr>
              <w:pStyle w:val="Contenidodelatabla"/>
              <w:jc w:val="center"/>
              <w:rPr>
                <w:rFonts w:asciiTheme="minorHAnsi" w:hAnsiTheme="minorHAnsi" w:cstheme="minorHAnsi"/>
                <w:b/>
              </w:rPr>
            </w:pPr>
            <w:bookmarkStart w:id="23" w:name="_Toc70536827"/>
            <w:r w:rsidRPr="008815A5">
              <w:rPr>
                <w:rFonts w:asciiTheme="minorHAnsi" w:hAnsiTheme="minorHAnsi" w:cstheme="minorHAnsi"/>
                <w:b/>
              </w:rPr>
              <w:t>HISTORIA SISTEMAS FOTOVOLTAICOS</w:t>
            </w:r>
            <w:bookmarkEnd w:id="23"/>
          </w:p>
          <w:p w14:paraId="4044100E" w14:textId="77777777" w:rsidR="004768AC" w:rsidRPr="008815A5" w:rsidRDefault="004768AC" w:rsidP="008815A5">
            <w:pPr>
              <w:pStyle w:val="Contenidodelatabla"/>
              <w:jc w:val="center"/>
              <w:rPr>
                <w:rFonts w:asciiTheme="minorHAnsi" w:hAnsiTheme="minorHAnsi" w:cstheme="minorHAnsi"/>
                <w:b/>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B989710" w14:textId="77777777"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 (Bayod Rújula, Energías renovables: sistemas fotovoltaicos., 2009).</w:t>
            </w:r>
          </w:p>
          <w:p w14:paraId="2FF893AA" w14:textId="77777777"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 xml:space="preserve">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w:t>
            </w:r>
            <w:r w:rsidRPr="008815A5">
              <w:rPr>
                <w:rFonts w:asciiTheme="minorHAnsi" w:hAnsiTheme="minorHAnsi" w:cstheme="minorHAnsi"/>
                <w:bCs/>
                <w:sz w:val="20"/>
                <w:szCs w:val="20"/>
              </w:rPr>
              <w:lastRenderedPageBreak/>
              <w:t>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 (Rodríguez Murcia, 2009).</w:t>
            </w:r>
          </w:p>
          <w:p w14:paraId="04874C16" w14:textId="77777777" w:rsidR="004768AC" w:rsidRPr="008815A5" w:rsidRDefault="004768AC" w:rsidP="008815A5">
            <w:pPr>
              <w:pStyle w:val="Contenidodelatabla"/>
              <w:jc w:val="center"/>
              <w:rPr>
                <w:rFonts w:asciiTheme="minorHAnsi" w:hAnsiTheme="minorHAnsi" w:cstheme="minorHAnsi"/>
                <w:b/>
              </w:rPr>
            </w:pPr>
          </w:p>
          <w:p w14:paraId="4EA3BABC" w14:textId="77777777" w:rsidR="004768AC" w:rsidRPr="008815A5" w:rsidRDefault="004768AC" w:rsidP="008815A5">
            <w:pPr>
              <w:pStyle w:val="Contenidodelatabla"/>
              <w:jc w:val="center"/>
              <w:rPr>
                <w:rFonts w:asciiTheme="minorHAnsi" w:hAnsiTheme="minorHAnsi" w:cstheme="minorHAnsi"/>
                <w:b/>
              </w:rPr>
            </w:pPr>
            <w:r w:rsidRPr="008815A5">
              <w:rPr>
                <w:rFonts w:asciiTheme="minorHAnsi" w:hAnsiTheme="minorHAnsi" w:cstheme="minorHAnsi"/>
                <w:b/>
                <w:noProof/>
                <w:lang w:eastAsia="es-ES" w:bidi="ar-SA"/>
              </w:rPr>
              <w:drawing>
                <wp:inline distT="0" distB="0" distL="0" distR="0" wp14:anchorId="3E3E25F9" wp14:editId="7143A795">
                  <wp:extent cx="3462804" cy="2179674"/>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113" cy="2218265"/>
                          </a:xfrm>
                          <a:prstGeom prst="rect">
                            <a:avLst/>
                          </a:prstGeom>
                        </pic:spPr>
                      </pic:pic>
                    </a:graphicData>
                  </a:graphic>
                </wp:inline>
              </w:drawing>
            </w:r>
          </w:p>
          <w:p w14:paraId="305BC675" w14:textId="68FE2AF3"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24" w:name="_Toc70420534"/>
            <w:r w:rsidRPr="008815A5">
              <w:rPr>
                <w:rFonts w:asciiTheme="minorHAnsi" w:eastAsia="Calibri" w:hAnsiTheme="minorHAnsi" w:cstheme="minorHAnsi"/>
                <w:i/>
                <w:iCs/>
                <w:color w:val="44546A" w:themeColor="text2"/>
                <w:kern w:val="0"/>
                <w:sz w:val="16"/>
                <w:szCs w:val="16"/>
                <w:lang w:val="es-CO" w:eastAsia="es-ES" w:bidi="ar-SA"/>
              </w:rPr>
              <w:t xml:space="preserve">Ilustración </w:t>
            </w:r>
            <w:r w:rsidRPr="008815A5">
              <w:rPr>
                <w:rFonts w:asciiTheme="minorHAnsi" w:eastAsia="Calibri" w:hAnsiTheme="minorHAnsi" w:cstheme="minorHAnsi"/>
                <w:i/>
                <w:iCs/>
                <w:color w:val="44546A" w:themeColor="text2"/>
                <w:kern w:val="0"/>
                <w:sz w:val="16"/>
                <w:szCs w:val="16"/>
                <w:lang w:val="es-CO" w:eastAsia="es-ES" w:bidi="ar-SA"/>
              </w:rPr>
              <w:fldChar w:fldCharType="begin"/>
            </w:r>
            <w:r w:rsidRPr="008815A5">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8815A5">
              <w:rPr>
                <w:rFonts w:asciiTheme="minorHAnsi" w:eastAsia="Calibri" w:hAnsiTheme="minorHAnsi" w:cstheme="minorHAnsi"/>
                <w:i/>
                <w:iCs/>
                <w:color w:val="44546A" w:themeColor="text2"/>
                <w:kern w:val="0"/>
                <w:sz w:val="16"/>
                <w:szCs w:val="16"/>
                <w:lang w:val="es-CO" w:eastAsia="es-ES" w:bidi="ar-SA"/>
              </w:rPr>
              <w:fldChar w:fldCharType="separate"/>
            </w:r>
            <w:r w:rsidRPr="008815A5">
              <w:rPr>
                <w:rFonts w:asciiTheme="minorHAnsi" w:eastAsia="Calibri" w:hAnsiTheme="minorHAnsi" w:cstheme="minorHAnsi"/>
                <w:i/>
                <w:iCs/>
                <w:color w:val="44546A" w:themeColor="text2"/>
                <w:kern w:val="0"/>
                <w:sz w:val="16"/>
                <w:szCs w:val="16"/>
                <w:lang w:val="es-CO" w:eastAsia="es-ES" w:bidi="ar-SA"/>
              </w:rPr>
              <w:t>1</w:t>
            </w:r>
            <w:r w:rsidRPr="008815A5">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6</w:t>
            </w:r>
            <w:r w:rsidRPr="008815A5">
              <w:rPr>
                <w:rFonts w:asciiTheme="minorHAnsi" w:eastAsia="Calibri" w:hAnsiTheme="minorHAnsi" w:cstheme="minorHAnsi"/>
                <w:i/>
                <w:iCs/>
                <w:color w:val="44546A" w:themeColor="text2"/>
                <w:kern w:val="0"/>
                <w:sz w:val="16"/>
                <w:szCs w:val="16"/>
                <w:lang w:val="es-CO" w:eastAsia="es-ES" w:bidi="ar-SA"/>
              </w:rPr>
              <w:t xml:space="preserve">. Sistema fotovoltaico de 3.4 </w:t>
            </w:r>
            <w:proofErr w:type="spellStart"/>
            <w:r w:rsidRPr="008815A5">
              <w:rPr>
                <w:rFonts w:asciiTheme="minorHAnsi" w:eastAsia="Calibri" w:hAnsiTheme="minorHAnsi" w:cstheme="minorHAnsi"/>
                <w:i/>
                <w:iCs/>
                <w:color w:val="44546A" w:themeColor="text2"/>
                <w:kern w:val="0"/>
                <w:sz w:val="16"/>
                <w:szCs w:val="16"/>
                <w:lang w:val="es-CO" w:eastAsia="es-ES" w:bidi="ar-SA"/>
              </w:rPr>
              <w:t>kWp</w:t>
            </w:r>
            <w:proofErr w:type="spellEnd"/>
            <w:r w:rsidRPr="008815A5">
              <w:rPr>
                <w:rFonts w:asciiTheme="minorHAnsi" w:eastAsia="Calibri" w:hAnsiTheme="minorHAnsi" w:cstheme="minorHAnsi"/>
                <w:i/>
                <w:iCs/>
                <w:color w:val="44546A" w:themeColor="text2"/>
                <w:kern w:val="0"/>
                <w:sz w:val="16"/>
                <w:szCs w:val="16"/>
                <w:lang w:val="es-CO" w:eastAsia="es-ES" w:bidi="ar-SA"/>
              </w:rPr>
              <w:t xml:space="preserve"> del Oleoducto Caño Limón Coveñas. </w:t>
            </w:r>
          </w:p>
          <w:p w14:paraId="7A3FABD7" w14:textId="364FD99A"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8815A5">
              <w:rPr>
                <w:rFonts w:asciiTheme="minorHAnsi" w:eastAsia="Calibri" w:hAnsiTheme="minorHAnsi" w:cstheme="minorHAnsi"/>
                <w:i/>
                <w:iCs/>
                <w:color w:val="44546A" w:themeColor="text2"/>
                <w:kern w:val="0"/>
                <w:sz w:val="16"/>
                <w:szCs w:val="16"/>
                <w:lang w:val="es-CO" w:eastAsia="es-ES" w:bidi="ar-SA"/>
              </w:rPr>
              <w:t>En operación desde hace más de 20 años. Fuente: Rodríguez Murcia, 2009.</w:t>
            </w:r>
            <w:bookmarkEnd w:id="24"/>
          </w:p>
          <w:p w14:paraId="0F343F48" w14:textId="4C780C78" w:rsidR="00977CB1" w:rsidRPr="008815A5" w:rsidRDefault="00977CB1" w:rsidP="008815A5">
            <w:pPr>
              <w:pStyle w:val="Contenidodelatabla"/>
              <w:jc w:val="center"/>
              <w:rPr>
                <w:rFonts w:asciiTheme="minorHAnsi" w:hAnsiTheme="minorHAnsi" w:cstheme="minorHAnsi"/>
                <w:b/>
              </w:rPr>
            </w:pPr>
          </w:p>
        </w:tc>
      </w:tr>
      <w:tr w:rsidR="00E94A87" w:rsidRPr="008815A5" w14:paraId="6B420141"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5E918B" w14:textId="14C10881" w:rsidR="00E94A87" w:rsidRPr="008815A5" w:rsidRDefault="00E94A87" w:rsidP="008815A5">
            <w:pPr>
              <w:pStyle w:val="Contenidodelatabla"/>
              <w:jc w:val="center"/>
              <w:rPr>
                <w:rFonts w:asciiTheme="minorHAnsi" w:hAnsiTheme="minorHAnsi" w:cstheme="minorHAnsi"/>
                <w:b/>
              </w:rPr>
            </w:pPr>
            <w:r w:rsidRPr="008815A5">
              <w:rPr>
                <w:rFonts w:asciiTheme="minorHAnsi" w:hAnsiTheme="minorHAnsi" w:cstheme="minorHAnsi"/>
                <w:b/>
              </w:rPr>
              <w:lastRenderedPageBreak/>
              <w:t>POLÍTICO DE ENERGÍAS RENOVABLES EN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3131624" w14:textId="77777777" w:rsidR="00893353"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7E4533B3" w14:textId="77777777" w:rsidR="00893353"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467C915" w14:textId="77777777" w:rsidR="00E94A87"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30028200" w14:textId="41CB0411" w:rsidR="00315D60" w:rsidRPr="008815A5" w:rsidRDefault="00315D60" w:rsidP="008815A5">
            <w:pPr>
              <w:pStyle w:val="Contenidodelatabla"/>
              <w:rPr>
                <w:rFonts w:asciiTheme="minorHAnsi" w:hAnsiTheme="minorHAnsi" w:cstheme="minorHAnsi"/>
                <w:bCs/>
                <w:sz w:val="20"/>
                <w:szCs w:val="20"/>
              </w:rPr>
            </w:pPr>
          </w:p>
        </w:tc>
      </w:tr>
      <w:tr w:rsidR="00315D60" w:rsidRPr="008815A5" w14:paraId="1E126999"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74CFDB" w14:textId="0F7D4A69" w:rsidR="00315D60" w:rsidRPr="008815A5" w:rsidRDefault="00315D60" w:rsidP="008815A5">
            <w:pPr>
              <w:pStyle w:val="Contenidodelatabla"/>
              <w:jc w:val="center"/>
              <w:rPr>
                <w:rFonts w:asciiTheme="minorHAnsi" w:hAnsiTheme="minorHAnsi" w:cstheme="minorHAnsi"/>
                <w:b/>
              </w:rPr>
            </w:pPr>
            <w:r w:rsidRPr="008815A5">
              <w:rPr>
                <w:rFonts w:asciiTheme="minorHAnsi" w:hAnsiTheme="minorHAnsi" w:cstheme="minorHAnsi"/>
                <w:b/>
              </w:rPr>
              <w:t>FACTOR GEOGRÁFICO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E100516" w14:textId="0F2FC867" w:rsidR="00315D60" w:rsidRPr="008815A5" w:rsidRDefault="00315D60"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Geográficamente. Colombia es privilegiada con un alto potencial de generación de energía solar, el país tiene un promedio diario de 4.5 kWh/</w:t>
            </w:r>
            <w:r w:rsidRPr="008815A5">
              <w:rPr>
                <w:rFonts w:ascii="Cambria Math" w:hAnsi="Cambria Math" w:cs="Cambria Math"/>
                <w:bCs/>
                <w:sz w:val="20"/>
                <w:szCs w:val="20"/>
              </w:rPr>
              <w:t>𝑚</w:t>
            </w:r>
            <w:r w:rsidRPr="008815A5">
              <w:rPr>
                <w:rFonts w:asciiTheme="minorHAnsi" w:hAnsiTheme="minorHAnsi" w:cstheme="minorHAnsi"/>
                <w:bCs/>
                <w:sz w:val="20"/>
                <w:szCs w:val="20"/>
              </w:rPr>
              <w:t>2/d de irradiación solar (UPME, 2015). A esto se suma la gran oportunidad de estar en el rango del trópico que define a Colombia sin comportamientos de clima estacionario que resulta en una generación de energía por paneles fotovoltaicos con regularidad todos lo meses del año.</w:t>
            </w:r>
          </w:p>
          <w:p w14:paraId="54C1890A" w14:textId="77777777" w:rsidR="00315D60" w:rsidRPr="008815A5" w:rsidRDefault="00315D60"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lastRenderedPageBreak/>
              <w:drawing>
                <wp:inline distT="0" distB="0" distL="0" distR="0" wp14:anchorId="18590835" wp14:editId="2A9C925A">
                  <wp:extent cx="2115879" cy="28062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4779" cy="2950667"/>
                          </a:xfrm>
                          <a:prstGeom prst="rect">
                            <a:avLst/>
                          </a:prstGeom>
                        </pic:spPr>
                      </pic:pic>
                    </a:graphicData>
                  </a:graphic>
                </wp:inline>
              </w:drawing>
            </w:r>
          </w:p>
          <w:p w14:paraId="5994CB0D" w14:textId="39B0BB44"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25" w:name="_Toc70420535"/>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Pr="00E54859">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7</w:t>
            </w:r>
            <w:r w:rsidRPr="00E54859">
              <w:rPr>
                <w:rFonts w:asciiTheme="minorHAnsi" w:eastAsia="Calibri" w:hAnsiTheme="minorHAnsi" w:cstheme="minorHAnsi"/>
                <w:i/>
                <w:iCs/>
                <w:color w:val="44546A" w:themeColor="text2"/>
                <w:kern w:val="0"/>
                <w:sz w:val="16"/>
                <w:szCs w:val="16"/>
                <w:lang w:val="es-CO" w:eastAsia="es-ES" w:bidi="ar-SA"/>
              </w:rPr>
              <w:t>. Mapa de energía solar fotovoltaica en Colombia.</w:t>
            </w:r>
          </w:p>
          <w:p w14:paraId="764D16FA" w14:textId="18539556"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E54859">
              <w:rPr>
                <w:rFonts w:asciiTheme="minorHAnsi" w:eastAsia="Calibri" w:hAnsiTheme="minorHAnsi" w:cstheme="minorHAnsi"/>
                <w:i/>
                <w:iCs/>
                <w:color w:val="44546A" w:themeColor="text2"/>
                <w:kern w:val="0"/>
                <w:sz w:val="16"/>
                <w:szCs w:val="16"/>
                <w:lang w:val="es-CO" w:eastAsia="es-ES" w:bidi="ar-SA"/>
              </w:rPr>
              <w:t>Fuente: Instituto Geográfico Agustín Codazzi - IGAC, 2019</w:t>
            </w:r>
            <w:bookmarkEnd w:id="25"/>
          </w:p>
          <w:p w14:paraId="34E272F6" w14:textId="77777777" w:rsidR="00315D60" w:rsidRPr="008815A5" w:rsidRDefault="00315D60" w:rsidP="008815A5">
            <w:pPr>
              <w:pStyle w:val="Contenidodelatabla"/>
              <w:rPr>
                <w:rFonts w:asciiTheme="minorHAnsi" w:hAnsiTheme="minorHAnsi" w:cstheme="minorHAnsi"/>
                <w:bCs/>
                <w:sz w:val="20"/>
                <w:szCs w:val="20"/>
              </w:rPr>
            </w:pPr>
          </w:p>
          <w:p w14:paraId="3FFFB110" w14:textId="0FD59AAD" w:rsidR="00BE3C7D" w:rsidRDefault="00315D60"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 (Superservicios, 2017).</w:t>
            </w:r>
          </w:p>
          <w:p w14:paraId="109B9985" w14:textId="77777777" w:rsidR="008815A5" w:rsidRPr="008815A5" w:rsidRDefault="008815A5" w:rsidP="008815A5">
            <w:pPr>
              <w:pStyle w:val="Contenidodelatabla"/>
              <w:rPr>
                <w:rFonts w:asciiTheme="minorHAnsi" w:hAnsiTheme="minorHAnsi" w:cstheme="minorHAnsi"/>
                <w:bCs/>
                <w:sz w:val="20"/>
                <w:szCs w:val="20"/>
              </w:rPr>
            </w:pPr>
          </w:p>
          <w:p w14:paraId="014B6A4D" w14:textId="3839744F" w:rsidR="00BE3C7D" w:rsidRPr="008815A5" w:rsidRDefault="00BE3C7D"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drawing>
                <wp:inline distT="0" distB="0" distL="0" distR="0" wp14:anchorId="4767751E" wp14:editId="6704CBA6">
                  <wp:extent cx="2027137" cy="30923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1780" cy="3099417"/>
                          </a:xfrm>
                          <a:prstGeom prst="rect">
                            <a:avLst/>
                          </a:prstGeom>
                        </pic:spPr>
                      </pic:pic>
                    </a:graphicData>
                  </a:graphic>
                </wp:inline>
              </w:drawing>
            </w:r>
          </w:p>
          <w:p w14:paraId="4539B495" w14:textId="26DFB16A" w:rsidR="00BE3C7D" w:rsidRPr="00E54859" w:rsidRDefault="00BE3C7D"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26" w:name="_Toc70420536"/>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00DB0FF9">
              <w:rPr>
                <w:rFonts w:asciiTheme="minorHAnsi" w:eastAsia="Calibri" w:hAnsiTheme="minorHAnsi" w:cstheme="minorHAnsi"/>
                <w:i/>
                <w:iCs/>
                <w:color w:val="44546A" w:themeColor="text2"/>
                <w:kern w:val="0"/>
                <w:sz w:val="16"/>
                <w:szCs w:val="16"/>
                <w:lang w:val="es-CO" w:eastAsia="es-ES" w:bidi="ar-SA"/>
              </w:rPr>
              <w:t>8</w:t>
            </w:r>
            <w:r w:rsidRPr="00E54859">
              <w:rPr>
                <w:rFonts w:asciiTheme="minorHAnsi" w:eastAsia="Calibri" w:hAnsiTheme="minorHAnsi" w:cstheme="minorHAnsi"/>
                <w:i/>
                <w:iCs/>
                <w:color w:val="44546A" w:themeColor="text2"/>
                <w:kern w:val="0"/>
                <w:sz w:val="16"/>
                <w:szCs w:val="16"/>
                <w:lang w:val="es-CO" w:eastAsia="es-ES" w:bidi="ar-SA"/>
              </w:rPr>
              <w:fldChar w:fldCharType="end"/>
            </w:r>
            <w:r w:rsidRPr="00E54859">
              <w:rPr>
                <w:rFonts w:asciiTheme="minorHAnsi" w:eastAsia="Calibri" w:hAnsiTheme="minorHAnsi" w:cstheme="minorHAnsi"/>
                <w:i/>
                <w:iCs/>
                <w:color w:val="44546A" w:themeColor="text2"/>
                <w:kern w:val="0"/>
                <w:sz w:val="16"/>
                <w:szCs w:val="16"/>
                <w:lang w:val="es-CO" w:eastAsia="es-ES" w:bidi="ar-SA"/>
              </w:rPr>
              <w:t>. Zonas no interconectadas Colombia. Fuente: Fuente: IPSE - CNM.</w:t>
            </w:r>
            <w:bookmarkEnd w:id="26"/>
          </w:p>
          <w:p w14:paraId="45635C38" w14:textId="77777777" w:rsidR="008815A5" w:rsidRPr="008815A5" w:rsidRDefault="008815A5" w:rsidP="008815A5">
            <w:pPr>
              <w:pStyle w:val="Contenidodelatabla"/>
              <w:jc w:val="center"/>
              <w:rPr>
                <w:rFonts w:asciiTheme="minorHAnsi" w:hAnsiTheme="minorHAnsi" w:cstheme="minorHAnsi"/>
                <w:bCs/>
                <w:sz w:val="16"/>
                <w:szCs w:val="16"/>
              </w:rPr>
            </w:pPr>
          </w:p>
          <w:p w14:paraId="6A56C6B8" w14:textId="3C5D3F69" w:rsidR="00BE3C7D" w:rsidRPr="008815A5" w:rsidRDefault="00A916BD" w:rsidP="008815A5">
            <w:pPr>
              <w:pStyle w:val="Contenidodelatabla"/>
              <w:rPr>
                <w:rFonts w:asciiTheme="minorHAnsi" w:hAnsiTheme="minorHAnsi" w:cstheme="minorHAnsi"/>
                <w:b/>
              </w:rPr>
            </w:pPr>
            <w:r w:rsidRPr="008815A5">
              <w:rPr>
                <w:rFonts w:asciiTheme="minorHAnsi" w:hAnsiTheme="minorHAnsi" w:cstheme="minorHAnsi"/>
                <w:bCs/>
                <w:sz w:val="20"/>
                <w:szCs w:val="20"/>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tc>
      </w:tr>
    </w:tbl>
    <w:p w14:paraId="713C5E51" w14:textId="7777777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312A79" w:rsidRPr="008815A5" w14:paraId="7474FDCE" w14:textId="77777777" w:rsidTr="00312A79">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B3CBEEA" w14:textId="59A69071" w:rsidR="00312A79" w:rsidRPr="008815A5" w:rsidRDefault="00312A79" w:rsidP="000F43F8">
            <w:pPr>
              <w:pStyle w:val="Contenidodelatabla"/>
              <w:jc w:val="center"/>
              <w:rPr>
                <w:rFonts w:asciiTheme="minorHAnsi" w:hAnsiTheme="minorHAnsi" w:cstheme="minorHAnsi"/>
                <w:b/>
              </w:rPr>
            </w:pPr>
            <w:r w:rsidRPr="008815A5">
              <w:rPr>
                <w:rFonts w:asciiTheme="minorHAnsi" w:hAnsiTheme="minorHAnsi" w:cstheme="minorHAnsi"/>
                <w:b/>
              </w:rPr>
              <w:t>MARCO LEGAL</w:t>
            </w:r>
          </w:p>
        </w:tc>
      </w:tr>
      <w:tr w:rsidR="00312A79" w:rsidRPr="008815A5" w14:paraId="620F8AC9" w14:textId="77777777" w:rsidTr="00312A79">
        <w:tc>
          <w:tcPr>
            <w:tcW w:w="10201" w:type="dxa"/>
            <w:gridSpan w:val="2"/>
            <w:tcBorders>
              <w:left w:val="single" w:sz="1" w:space="0" w:color="000000"/>
              <w:bottom w:val="single" w:sz="4" w:space="0" w:color="auto"/>
              <w:right w:val="single" w:sz="1" w:space="0" w:color="000000"/>
            </w:tcBorders>
            <w:shd w:val="clear" w:color="auto" w:fill="auto"/>
          </w:tcPr>
          <w:p w14:paraId="0FF26B6A" w14:textId="472BBD84" w:rsidR="00312A79" w:rsidRPr="008815A5" w:rsidRDefault="00312A79" w:rsidP="00E3177A">
            <w:pPr>
              <w:pStyle w:val="Contenidodelatabla"/>
              <w:snapToGrid w:val="0"/>
              <w:rPr>
                <w:rFonts w:asciiTheme="minorHAnsi" w:hAnsiTheme="minorHAnsi" w:cstheme="minorHAnsi"/>
              </w:rPr>
            </w:pPr>
            <w:r w:rsidRPr="008815A5">
              <w:rPr>
                <w:rFonts w:asciiTheme="minorHAnsi" w:hAnsiTheme="minorHAnsi" w:cstheme="minorHAnsi"/>
                <w:sz w:val="20"/>
                <w:szCs w:val="20"/>
              </w:rPr>
              <w:t xml:space="preserve">En Colombia existe un entorno regulatorio que propicia la utilización y desarrollo de energías no convencionales. </w:t>
            </w:r>
            <w:r w:rsidR="00E3177A">
              <w:rPr>
                <w:rFonts w:asciiTheme="minorHAnsi" w:hAnsiTheme="minorHAnsi" w:cstheme="minorHAnsi"/>
                <w:sz w:val="20"/>
                <w:szCs w:val="20"/>
              </w:rPr>
              <w:t xml:space="preserve">Se establecen </w:t>
            </w:r>
            <w:r w:rsidRPr="008815A5">
              <w:rPr>
                <w:rFonts w:asciiTheme="minorHAnsi" w:hAnsiTheme="minorHAnsi" w:cstheme="minorHAnsi"/>
                <w:sz w:val="20"/>
                <w:szCs w:val="20"/>
              </w:rPr>
              <w:t>las leyes 1715 del 2014 y 1955 del 2019. También se debe tener en cuenta la normativa vigente sobre instalaciones eléctricas RETIE, debido a que las fuentes de generación energética son, en esencia, instalaciones eléctricas sujetas a reglamentos, normativas y estándares.</w:t>
            </w:r>
          </w:p>
        </w:tc>
      </w:tr>
      <w:tr w:rsidR="00312A79" w:rsidRPr="008815A5" w14:paraId="554F26D3" w14:textId="77777777" w:rsidTr="00B05515">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8043D7" w14:textId="323978AC" w:rsidR="00312A79" w:rsidRPr="008815A5" w:rsidRDefault="00312A79"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1955 DEL 2019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3A2F891" w14:textId="1CA0387F" w:rsidR="00312A79" w:rsidRPr="008815A5" w:rsidRDefault="00E3177A" w:rsidP="004C6BC2">
            <w:pPr>
              <w:spacing w:line="276" w:lineRule="auto"/>
              <w:rPr>
                <w:rFonts w:asciiTheme="minorHAnsi" w:hAnsiTheme="minorHAnsi" w:cstheme="minorHAnsi"/>
                <w:sz w:val="20"/>
                <w:szCs w:val="20"/>
              </w:rPr>
            </w:pPr>
            <w:r>
              <w:rPr>
                <w:rFonts w:asciiTheme="minorHAnsi" w:hAnsiTheme="minorHAnsi" w:cstheme="minorHAnsi"/>
                <w:sz w:val="20"/>
                <w:szCs w:val="20"/>
              </w:rPr>
              <w:t>E</w:t>
            </w:r>
            <w:r w:rsidR="00312A79" w:rsidRPr="008815A5">
              <w:rPr>
                <w:rFonts w:asciiTheme="minorHAnsi" w:hAnsiTheme="minorHAnsi" w:cstheme="minorHAnsi"/>
                <w:sz w:val="20"/>
                <w:szCs w:val="20"/>
              </w:rPr>
              <w:t xml:space="preserve">xpone el plan nacional de desarrollo 2018-2022. Tiene como objetivo sentar bases que permitan la igualdad de oportunidades para todos los colombianos, considerando que Colombia alcance los Objetivos de Desarrollo Sostenible al 2030 (ODS). </w:t>
            </w:r>
            <w:sdt>
              <w:sdtPr>
                <w:rPr>
                  <w:rFonts w:asciiTheme="minorHAnsi" w:hAnsiTheme="minorHAnsi" w:cstheme="minorHAnsi"/>
                  <w:sz w:val="20"/>
                  <w:szCs w:val="20"/>
                </w:rPr>
                <w:id w:val="-921479772"/>
                <w:citation/>
              </w:sdtPr>
              <w:sdtEndPr/>
              <w:sdtContent>
                <w:r w:rsidR="00312A79" w:rsidRPr="008815A5">
                  <w:rPr>
                    <w:rFonts w:asciiTheme="minorHAnsi" w:hAnsiTheme="minorHAnsi" w:cstheme="minorHAnsi"/>
                    <w:sz w:val="20"/>
                    <w:szCs w:val="20"/>
                  </w:rPr>
                  <w:fldChar w:fldCharType="begin"/>
                </w:r>
                <w:r w:rsidR="00312A79" w:rsidRPr="008815A5">
                  <w:rPr>
                    <w:rFonts w:asciiTheme="minorHAnsi" w:hAnsiTheme="minorHAnsi" w:cstheme="minorHAnsi"/>
                    <w:sz w:val="20"/>
                    <w:szCs w:val="20"/>
                  </w:rPr>
                  <w:instrText xml:space="preserve"> CITATION Con19 \l 9226 </w:instrText>
                </w:r>
                <w:r w:rsidR="00312A79" w:rsidRPr="008815A5">
                  <w:rPr>
                    <w:rFonts w:asciiTheme="minorHAnsi" w:hAnsiTheme="minorHAnsi" w:cstheme="minorHAnsi"/>
                    <w:sz w:val="20"/>
                    <w:szCs w:val="20"/>
                  </w:rPr>
                  <w:fldChar w:fldCharType="separate"/>
                </w:r>
                <w:r w:rsidR="00312A79" w:rsidRPr="008815A5">
                  <w:rPr>
                    <w:rFonts w:asciiTheme="minorHAnsi" w:hAnsiTheme="minorHAnsi" w:cstheme="minorHAnsi"/>
                    <w:noProof/>
                    <w:sz w:val="20"/>
                    <w:szCs w:val="20"/>
                  </w:rPr>
                  <w:t>(Congreso de la república de Colombia, 2019)</w:t>
                </w:r>
                <w:r w:rsidR="00312A79" w:rsidRPr="008815A5">
                  <w:rPr>
                    <w:rFonts w:asciiTheme="minorHAnsi" w:hAnsiTheme="minorHAnsi" w:cstheme="minorHAnsi"/>
                    <w:sz w:val="20"/>
                    <w:szCs w:val="20"/>
                  </w:rPr>
                  <w:fldChar w:fldCharType="end"/>
                </w:r>
              </w:sdtContent>
            </w:sdt>
            <w:r w:rsidR="00312A79" w:rsidRPr="008815A5">
              <w:rPr>
                <w:rFonts w:asciiTheme="minorHAnsi" w:hAnsiTheme="minorHAnsi" w:cstheme="minorHAnsi"/>
                <w:sz w:val="20"/>
                <w:szCs w:val="20"/>
              </w:rPr>
              <w:t>.</w:t>
            </w:r>
          </w:p>
          <w:p w14:paraId="5E26BBC3" w14:textId="24EFC255" w:rsidR="00312A79" w:rsidRPr="008815A5" w:rsidRDefault="00312A79" w:rsidP="004C6BC2">
            <w:pPr>
              <w:spacing w:line="276" w:lineRule="auto"/>
              <w:rPr>
                <w:rFonts w:asciiTheme="minorHAnsi" w:hAnsiTheme="minorHAnsi" w:cstheme="minorHAnsi"/>
                <w:noProof/>
                <w:sz w:val="20"/>
                <w:szCs w:val="20"/>
              </w:rPr>
            </w:pPr>
            <w:r w:rsidRPr="008815A5">
              <w:rPr>
                <w:rFonts w:asciiTheme="minorHAnsi" w:hAnsiTheme="minorHAnsi" w:cstheme="minorHAnsi"/>
                <w:sz w:val="20"/>
                <w:szCs w:val="20"/>
              </w:rPr>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8815A5">
              <w:rPr>
                <w:rFonts w:asciiTheme="minorHAnsi" w:hAnsiTheme="minorHAnsi" w:cstheme="minorHAnsi"/>
                <w:noProof/>
                <w:sz w:val="20"/>
                <w:szCs w:val="20"/>
              </w:rPr>
              <w:t xml:space="preserve"> (Congreso de la república de Colombia, 2019, art. 174).</w:t>
            </w:r>
          </w:p>
          <w:p w14:paraId="1AAC0BD8" w14:textId="017EAC35" w:rsidR="00312A79" w:rsidRPr="008815A5" w:rsidRDefault="00312A79" w:rsidP="00E3177A">
            <w:pPr>
              <w:spacing w:line="276" w:lineRule="auto"/>
              <w:rPr>
                <w:rFonts w:asciiTheme="minorHAnsi" w:hAnsiTheme="minorHAnsi" w:cstheme="minorHAnsi"/>
                <w:sz w:val="20"/>
                <w:szCs w:val="20"/>
              </w:rPr>
            </w:pPr>
            <w:r w:rsidRPr="008815A5">
              <w:rPr>
                <w:rFonts w:asciiTheme="minorHAnsi" w:hAnsiTheme="minorHAnsi" w:cstheme="minorHAnsi"/>
                <w:noProof/>
                <w:sz w:val="20"/>
                <w:szCs w:val="20"/>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tc>
      </w:tr>
      <w:tr w:rsidR="00B05515" w:rsidRPr="008815A5" w14:paraId="43B7B430" w14:textId="77777777" w:rsidTr="00B05515">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1E9027" w14:textId="485634B1" w:rsidR="00B05515" w:rsidRPr="008815A5" w:rsidRDefault="00B05515"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1715 DEL 2014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76A410F" w14:textId="77777777" w:rsidR="00B05515" w:rsidRPr="008815A5" w:rsidRDefault="00B05515" w:rsidP="004C6BC2">
            <w:pPr>
              <w:rPr>
                <w:rFonts w:asciiTheme="minorHAnsi" w:hAnsiTheme="minorHAnsi" w:cstheme="minorHAnsi"/>
                <w:sz w:val="20"/>
                <w:szCs w:val="20"/>
              </w:rPr>
            </w:pPr>
            <w:r w:rsidRPr="008815A5">
              <w:rPr>
                <w:rFonts w:asciiTheme="minorHAnsi" w:hAnsiTheme="minorHAnsi" w:cstheme="minorHAnsi"/>
                <w:sz w:val="20"/>
                <w:szCs w:val="20"/>
              </w:rPr>
              <w:t>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(Congreso de la república de Colombia, 2014).</w:t>
            </w:r>
          </w:p>
          <w:p w14:paraId="548D16FC" w14:textId="73A11D35" w:rsidR="00777057" w:rsidRPr="008815A5" w:rsidRDefault="00B05515" w:rsidP="00E3177A">
            <w:pPr>
              <w:rPr>
                <w:rFonts w:asciiTheme="minorHAnsi" w:hAnsiTheme="minorHAnsi" w:cstheme="minorHAnsi"/>
                <w:sz w:val="20"/>
                <w:szCs w:val="20"/>
              </w:rPr>
            </w:pPr>
            <w:r w:rsidRPr="008815A5">
              <w:rPr>
                <w:rFonts w:asciiTheme="minorHAnsi" w:hAnsiTheme="minorHAnsi" w:cstheme="minorHAnsi"/>
                <w:sz w:val="20"/>
                <w:szCs w:val="20"/>
              </w:rPr>
              <w:t>En el artículo 19. Se indican las comisiones, ministerios y departamentos intermediaros del gobierno nacional que regulan el desarrollo de la energía solar. A través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parámetros ambientales que se deben cumplir para este tipo de proyectos y la mitigación del impacto ambiental. En el mismo artículo, se considera la viabilidad de desarrollar fuentes de autogeneración de energía solar como alternativa para los subsidios existentes en el consumo eléctrico de los estratos 1, 2 y 3. También incentiva al uso de proyectos de generación fotovoltaica desarrollados como forma de auto generación y en esquema de generación distribuida (conectados a la red de distribución local). (Congreso de la república de Colombia, 2014, art. 19).</w:t>
            </w:r>
          </w:p>
        </w:tc>
      </w:tr>
      <w:tr w:rsidR="00777057" w:rsidRPr="008815A5" w14:paraId="667D9F4F" w14:textId="77777777" w:rsidTr="00B05515">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CA74D7" w14:textId="440C0A2F" w:rsidR="00777057" w:rsidRPr="008815A5" w:rsidRDefault="00777057"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RETIE – REGLAMENTO TÉCNICO DE INSTALACIONES ELÉCTRICAS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5F15604" w14:textId="5AA8559F" w:rsidR="00777057" w:rsidRPr="008815A5" w:rsidRDefault="00196219" w:rsidP="00777057">
            <w:pPr>
              <w:rPr>
                <w:rFonts w:asciiTheme="minorHAnsi" w:hAnsiTheme="minorHAnsi" w:cstheme="minorHAnsi"/>
                <w:sz w:val="20"/>
                <w:szCs w:val="20"/>
              </w:rPr>
            </w:pPr>
            <w:r>
              <w:rPr>
                <w:rFonts w:asciiTheme="minorHAnsi" w:hAnsiTheme="minorHAnsi" w:cstheme="minorHAnsi"/>
                <w:sz w:val="20"/>
                <w:szCs w:val="20"/>
              </w:rPr>
              <w:t>Cabe resaltar</w:t>
            </w:r>
            <w:r w:rsidR="00777057" w:rsidRPr="008815A5">
              <w:rPr>
                <w:rFonts w:asciiTheme="minorHAnsi" w:hAnsiTheme="minorHAnsi" w:cstheme="minorHAnsi"/>
                <w:sz w:val="20"/>
                <w:szCs w:val="20"/>
              </w:rPr>
              <w:t xml:space="preserve">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tc>
      </w:tr>
    </w:tbl>
    <w:p w14:paraId="5D0BA4AA" w14:textId="1B5179E7" w:rsidR="00E22C3E"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0201"/>
      </w:tblGrid>
      <w:tr w:rsidR="00D37A31" w:rsidRPr="008815A5" w14:paraId="0A075420" w14:textId="77777777" w:rsidTr="00D37A31">
        <w:tc>
          <w:tcPr>
            <w:tcW w:w="10201" w:type="dxa"/>
            <w:tcBorders>
              <w:top w:val="single" w:sz="1" w:space="0" w:color="000000"/>
              <w:left w:val="single" w:sz="1" w:space="0" w:color="000000"/>
              <w:bottom w:val="single" w:sz="1" w:space="0" w:color="000000"/>
              <w:right w:val="single" w:sz="1" w:space="0" w:color="000000"/>
            </w:tcBorders>
            <w:shd w:val="clear" w:color="auto" w:fill="auto"/>
          </w:tcPr>
          <w:p w14:paraId="76A09880" w14:textId="64F69821" w:rsidR="00D37A31" w:rsidRPr="008815A5" w:rsidRDefault="00D37A31" w:rsidP="008149BF">
            <w:pPr>
              <w:pStyle w:val="Contenidodelatabla"/>
              <w:jc w:val="center"/>
              <w:rPr>
                <w:rFonts w:asciiTheme="minorHAnsi" w:hAnsiTheme="minorHAnsi" w:cstheme="minorHAnsi"/>
                <w:b/>
              </w:rPr>
            </w:pPr>
            <w:commentRangeStart w:id="27"/>
            <w:r>
              <w:rPr>
                <w:rFonts w:asciiTheme="minorHAnsi" w:hAnsiTheme="minorHAnsi" w:cstheme="minorHAnsi"/>
                <w:b/>
              </w:rPr>
              <w:t>REFERENCIAS</w:t>
            </w:r>
            <w:commentRangeEnd w:id="27"/>
            <w:r w:rsidR="0053773B">
              <w:rPr>
                <w:rStyle w:val="Refdecomentario"/>
              </w:rPr>
              <w:commentReference w:id="27"/>
            </w:r>
            <w:r>
              <w:rPr>
                <w:rFonts w:asciiTheme="minorHAnsi" w:hAnsiTheme="minorHAnsi" w:cstheme="minorHAnsi"/>
                <w:b/>
              </w:rPr>
              <w:t xml:space="preserve"> </w:t>
            </w:r>
          </w:p>
        </w:tc>
      </w:tr>
      <w:tr w:rsidR="00D37A31" w:rsidRPr="008815A5" w14:paraId="234394B9" w14:textId="77777777" w:rsidTr="000D3EF0">
        <w:tc>
          <w:tcPr>
            <w:tcW w:w="10201" w:type="dxa"/>
            <w:tcBorders>
              <w:left w:val="single" w:sz="1" w:space="0" w:color="000000"/>
              <w:bottom w:val="single" w:sz="1" w:space="0" w:color="000000"/>
              <w:right w:val="single" w:sz="1" w:space="0" w:color="000000"/>
            </w:tcBorders>
            <w:shd w:val="clear" w:color="auto" w:fill="auto"/>
          </w:tcPr>
          <w:p w14:paraId="73AF0A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1D2283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502CBD4B"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5F66D30A"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Aldana Rodríguez, D., &amp; Muñoz Rodríguez, C. J. (2017). Aplicación de la termografía infrarroja como método de inspección no destructivo de un túnel de viento de baja velocidad. Tesis de grado., Fundación universitaria los libertadores, Bogotá D.C, Colombia.</w:t>
            </w:r>
          </w:p>
          <w:p w14:paraId="06BB1C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Alvarez</w:t>
            </w:r>
            <w:proofErr w:type="spellEnd"/>
            <w:r w:rsidRPr="00D37A31">
              <w:rPr>
                <w:rFonts w:asciiTheme="minorHAnsi" w:hAnsiTheme="minorHAnsi" w:cstheme="minorHAnsi"/>
                <w:sz w:val="20"/>
                <w:szCs w:val="20"/>
              </w:rPr>
              <w:t xml:space="preserve">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F. (2020). Diseño e implementación de un sistema de detección de sombras y polvo en paneles solares usando tratamiento de imagen por medio de redes convolucionales. Tesis de grado, Universidad de los andes, Bogotá D.C, Colombia.</w:t>
            </w:r>
          </w:p>
          <w:p w14:paraId="5352427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Álvarez </w:t>
            </w:r>
            <w:proofErr w:type="spellStart"/>
            <w:r w:rsidRPr="00D37A31">
              <w:rPr>
                <w:rFonts w:asciiTheme="minorHAnsi" w:hAnsiTheme="minorHAnsi" w:cstheme="minorHAnsi"/>
                <w:sz w:val="20"/>
                <w:szCs w:val="20"/>
              </w:rPr>
              <w:t>Tey</w:t>
            </w:r>
            <w:proofErr w:type="spellEnd"/>
            <w:r w:rsidRPr="00D37A31">
              <w:rPr>
                <w:rFonts w:asciiTheme="minorHAnsi" w:hAnsiTheme="minorHAnsi" w:cstheme="minorHAnsi"/>
                <w:sz w:val="20"/>
                <w:szCs w:val="20"/>
              </w:rPr>
              <w:t>, G. (2018). Caracterización de instalaciones fotovoltaicas mediante técnicas de termografía infrarroja. Tesis de doctorado, Universidad internacional de Valencia., Valencia, España.</w:t>
            </w:r>
          </w:p>
          <w:p w14:paraId="15CD6F55" w14:textId="3CD1EC95"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Aranda, M., Medina, L., </w:t>
            </w:r>
            <w:proofErr w:type="spellStart"/>
            <w:r w:rsidRPr="00D37A31">
              <w:rPr>
                <w:rFonts w:asciiTheme="minorHAnsi" w:hAnsiTheme="minorHAnsi" w:cstheme="minorHAnsi"/>
                <w:sz w:val="20"/>
                <w:szCs w:val="20"/>
              </w:rPr>
              <w:t>Rodriguez</w:t>
            </w:r>
            <w:proofErr w:type="spellEnd"/>
            <w:r w:rsidRPr="00D37A31">
              <w:rPr>
                <w:rFonts w:asciiTheme="minorHAnsi" w:hAnsiTheme="minorHAnsi" w:cstheme="minorHAnsi"/>
                <w:sz w:val="20"/>
                <w:szCs w:val="20"/>
              </w:rPr>
              <w:t xml:space="preserve">, I., &amp;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xml:space="preserve">, S. (2017). Aplicación de Técnicas de Visión Artificial y Sistemas Expertos para la Determinación del Valor de Monedas. </w:t>
            </w:r>
            <w:r w:rsidR="00E3177A" w:rsidRPr="00D37A31">
              <w:rPr>
                <w:rFonts w:asciiTheme="minorHAnsi" w:hAnsiTheme="minorHAnsi" w:cstheme="minorHAnsi"/>
                <w:sz w:val="20"/>
                <w:szCs w:val="20"/>
              </w:rPr>
              <w:t>Artículo</w:t>
            </w:r>
            <w:r w:rsidRPr="00D37A31">
              <w:rPr>
                <w:rFonts w:asciiTheme="minorHAnsi" w:hAnsiTheme="minorHAnsi" w:cstheme="minorHAnsi"/>
                <w:sz w:val="20"/>
                <w:szCs w:val="20"/>
              </w:rPr>
              <w:t xml:space="preserve"> científico, Universidad Tecnológica de Nogales, Sonora, México.</w:t>
            </w:r>
          </w:p>
          <w:p w14:paraId="0534D305" w14:textId="7C9C143B"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Báez, D., &amp; Cervantes, O. (2012). MATLAB con Aplicaciones</w:t>
            </w:r>
            <w:r>
              <w:rPr>
                <w:rFonts w:asciiTheme="minorHAnsi" w:hAnsiTheme="minorHAnsi" w:cstheme="minorHAnsi"/>
                <w:sz w:val="20"/>
                <w:szCs w:val="20"/>
              </w:rPr>
              <w:t xml:space="preserve"> </w:t>
            </w:r>
            <w:r w:rsidRPr="00D37A31">
              <w:rPr>
                <w:rFonts w:asciiTheme="minorHAnsi" w:hAnsiTheme="minorHAnsi" w:cstheme="minorHAnsi"/>
                <w:sz w:val="20"/>
                <w:szCs w:val="20"/>
              </w:rPr>
              <w:t>a</w:t>
            </w:r>
            <w:r>
              <w:rPr>
                <w:rFonts w:asciiTheme="minorHAnsi" w:hAnsiTheme="minorHAnsi" w:cstheme="minorHAnsi"/>
                <w:sz w:val="20"/>
                <w:szCs w:val="20"/>
              </w:rPr>
              <w:t xml:space="preserve"> </w:t>
            </w:r>
            <w:r w:rsidRPr="00D37A31">
              <w:rPr>
                <w:rFonts w:asciiTheme="minorHAnsi" w:hAnsiTheme="minorHAnsi" w:cstheme="minorHAnsi"/>
                <w:sz w:val="20"/>
                <w:szCs w:val="20"/>
              </w:rPr>
              <w:t xml:space="preserve">la Ingeniería, </w:t>
            </w:r>
            <w:proofErr w:type="spellStart"/>
            <w:r w:rsidRPr="00D37A31">
              <w:rPr>
                <w:rFonts w:asciiTheme="minorHAnsi" w:hAnsiTheme="minorHAnsi" w:cstheme="minorHAnsi"/>
                <w:sz w:val="20"/>
                <w:szCs w:val="20"/>
              </w:rPr>
              <w:t>FísicayFinanzas</w:t>
            </w:r>
            <w:proofErr w:type="spellEnd"/>
            <w:r w:rsidRPr="00D37A31">
              <w:rPr>
                <w:rFonts w:asciiTheme="minorHAnsi" w:hAnsiTheme="minorHAnsi" w:cstheme="minorHAnsi"/>
                <w:sz w:val="20"/>
                <w:szCs w:val="20"/>
              </w:rPr>
              <w:t>, 2aEdición. Ciudad de México, México.: Alfaomega Grupo Editor.</w:t>
            </w:r>
          </w:p>
          <w:p w14:paraId="569010B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6FDD917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22229EC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Bayod Rújula, Á. A. (2009). Energías renovables: sistemas fotovoltaicos. Zaragoza: </w:t>
            </w:r>
            <w:proofErr w:type="spellStart"/>
            <w:r w:rsidRPr="00D37A31">
              <w:rPr>
                <w:rFonts w:asciiTheme="minorHAnsi" w:hAnsiTheme="minorHAnsi" w:cstheme="minorHAnsi"/>
                <w:sz w:val="20"/>
                <w:szCs w:val="20"/>
              </w:rPr>
              <w:t>Spain</w:t>
            </w:r>
            <w:proofErr w:type="spellEnd"/>
            <w:r w:rsidRPr="00D37A31">
              <w:rPr>
                <w:rFonts w:asciiTheme="minorHAnsi" w:hAnsiTheme="minorHAnsi" w:cstheme="minorHAnsi"/>
                <w:sz w:val="20"/>
                <w:szCs w:val="20"/>
              </w:rPr>
              <w:t>: Prensas de la Universidad de Zaragoza. Recuperado de https://elibro.net/es/ereader/uniajc/41940.</w:t>
            </w:r>
          </w:p>
          <w:p w14:paraId="25313D3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Carlos Tobajas, M. (2014). Instalaciones solares fotovoltaicas. Barcelona, España: Cano Pina.</w:t>
            </w:r>
          </w:p>
          <w:p w14:paraId="6D052391" w14:textId="509AD2AD"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Cayllahua</w:t>
            </w:r>
            <w:proofErr w:type="spellEnd"/>
            <w:r w:rsidRPr="00D37A31">
              <w:rPr>
                <w:rFonts w:asciiTheme="minorHAnsi" w:hAnsiTheme="minorHAnsi" w:cstheme="minorHAnsi"/>
                <w:sz w:val="20"/>
                <w:szCs w:val="20"/>
              </w:rPr>
              <w:t xml:space="preserve"> Quispe, L. F. (2019). Diseño y construcción de un sistema de seguimiento solar, para sistemas fotovoltaicos, basado en procesamiento de imágenes. Tesis de maestría, Universidad nacional de san Agustín de </w:t>
            </w:r>
            <w:proofErr w:type="spellStart"/>
            <w:r w:rsidRPr="00D37A31">
              <w:rPr>
                <w:rFonts w:asciiTheme="minorHAnsi" w:hAnsiTheme="minorHAnsi" w:cstheme="minorHAnsi"/>
                <w:sz w:val="20"/>
                <w:szCs w:val="20"/>
              </w:rPr>
              <w:t>arequipa</w:t>
            </w:r>
            <w:proofErr w:type="spellEnd"/>
            <w:r w:rsidRPr="00D37A31">
              <w:rPr>
                <w:rFonts w:asciiTheme="minorHAnsi" w:hAnsiTheme="minorHAnsi" w:cstheme="minorHAnsi"/>
                <w:sz w:val="20"/>
                <w:szCs w:val="20"/>
              </w:rPr>
              <w:t>., Arequipa, Perú.</w:t>
            </w:r>
          </w:p>
          <w:p w14:paraId="7932564D"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CECEP y Sena Regional Valle. (2020). Congreso Internacional de Ciencias Básicas e Ingeniería. Obtenido de http://cici.unillanos.edu.co/media2020/memorias/CICI_2020_paper_79.pdf</w:t>
            </w:r>
          </w:p>
          <w:p w14:paraId="1B25C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132CBBB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(25 de 05 de 2019). Diario Oficial No. 50.964 de 25 de mayo 2019. LEY 1955, Por el cual se expide el Plan Nacional de Desarrollo 2018-2022. Bogotá D.C, Colombia, Colombia: Congreso de Colombia.</w:t>
            </w:r>
          </w:p>
          <w:p w14:paraId="362A3C2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diagnosticecologique</w:t>
            </w:r>
            <w:proofErr w:type="spellEnd"/>
            <w:r w:rsidRPr="00D37A31">
              <w:rPr>
                <w:rFonts w:asciiTheme="minorHAnsi" w:hAnsiTheme="minorHAnsi" w:cstheme="minorHAnsi"/>
                <w:sz w:val="20"/>
                <w:szCs w:val="20"/>
              </w:rPr>
              <w:t>. (2021). Obtenido de https://diagnosticecologique.com/thermography-on-solar-panels-9927</w:t>
            </w:r>
          </w:p>
          <w:p w14:paraId="0D51F0B2" w14:textId="35C58083"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FLIR. (2011). Guía de termografía para mantenimiento predictivo. Obtenido de </w:t>
            </w:r>
            <w:proofErr w:type="spellStart"/>
            <w:r w:rsidRPr="00D37A31">
              <w:rPr>
                <w:rFonts w:asciiTheme="minorHAnsi" w:hAnsiTheme="minorHAnsi" w:cstheme="minorHAnsi"/>
                <w:sz w:val="20"/>
                <w:szCs w:val="20"/>
              </w:rPr>
              <w:t>Flirmedia</w:t>
            </w:r>
            <w:proofErr w:type="spellEnd"/>
            <w:r w:rsidRPr="00D37A31">
              <w:rPr>
                <w:rFonts w:asciiTheme="minorHAnsi" w:hAnsiTheme="minorHAnsi" w:cstheme="minorHAnsi"/>
                <w:sz w:val="20"/>
                <w:szCs w:val="20"/>
              </w:rPr>
              <w:t>: https://www.flirmedia.com/MMC/THG/Brochures/T820264/T820264_ES.pdf</w:t>
            </w:r>
          </w:p>
          <w:p w14:paraId="1B8B984F"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 (2015). Guía de mantenimiento en instalaciones fotovoltaicas. Barcelona: Ediciones Experiencia. Recuperado de https://elibro.net/es/ereader/uniajc/41986.</w:t>
            </w:r>
          </w:p>
          <w:p w14:paraId="555ED8A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Murcia, J. D., &amp; Cabeza, I. (2018). La energía solar fotovoltaica en Colombia: potenciales, antecedentes y perspectivas. Bogotá D.C, Colombia: Universidad Santo Tomás.</w:t>
            </w:r>
          </w:p>
          <w:p w14:paraId="32AA633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 Ciudad de México, México: Grupo Editorial Patria.</w:t>
            </w:r>
          </w:p>
          <w:p w14:paraId="4DAD526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industriales. Grupo Editorial Patria. Obtenido de https://elibro.net/es/ereader/uniajc/40508?page=119</w:t>
            </w:r>
          </w:p>
          <w:p w14:paraId="0D3F2B5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lastRenderedPageBreak/>
              <w:t xml:space="preserve">Instituto de Geodesia y Fotogrametría, ETH </w:t>
            </w:r>
            <w:proofErr w:type="spellStart"/>
            <w:r w:rsidRPr="00D37A31">
              <w:rPr>
                <w:rFonts w:asciiTheme="minorHAnsi" w:hAnsiTheme="minorHAnsi" w:cstheme="minorHAnsi"/>
                <w:sz w:val="20"/>
                <w:szCs w:val="20"/>
              </w:rPr>
              <w:t>Zurich</w:t>
            </w:r>
            <w:proofErr w:type="spellEnd"/>
            <w:r w:rsidRPr="00D37A31">
              <w:rPr>
                <w:rFonts w:asciiTheme="minorHAnsi" w:hAnsiTheme="minorHAnsi" w:cstheme="minorHAnsi"/>
                <w:sz w:val="20"/>
                <w:szCs w:val="20"/>
              </w:rPr>
              <w:t xml:space="preserve">. </w:t>
            </w:r>
            <w:r w:rsidRPr="00240CE0">
              <w:rPr>
                <w:rFonts w:asciiTheme="minorHAnsi" w:hAnsiTheme="minorHAnsi" w:cstheme="minorHAnsi"/>
                <w:sz w:val="20"/>
                <w:szCs w:val="20"/>
                <w:lang w:val="en-US"/>
              </w:rPr>
              <w:t>(</w:t>
            </w:r>
            <w:proofErr w:type="spellStart"/>
            <w:r w:rsidRPr="00240CE0">
              <w:rPr>
                <w:rFonts w:asciiTheme="minorHAnsi" w:hAnsiTheme="minorHAnsi" w:cstheme="minorHAnsi"/>
                <w:sz w:val="20"/>
                <w:szCs w:val="20"/>
                <w:lang w:val="en-US"/>
              </w:rPr>
              <w:t>s.f.</w:t>
            </w:r>
            <w:proofErr w:type="spellEnd"/>
            <w:r w:rsidRPr="00240CE0">
              <w:rPr>
                <w:rFonts w:asciiTheme="minorHAnsi" w:hAnsiTheme="minorHAnsi" w:cstheme="minorHAnsi"/>
                <w:sz w:val="20"/>
                <w:szCs w:val="20"/>
                <w:lang w:val="en-US"/>
              </w:rPr>
              <w:t xml:space="preserve">). University of Maryland. </w:t>
            </w:r>
            <w:r w:rsidRPr="00D37A31">
              <w:rPr>
                <w:rFonts w:asciiTheme="minorHAnsi" w:hAnsiTheme="minorHAnsi" w:cstheme="minorHAnsi"/>
                <w:sz w:val="20"/>
                <w:szCs w:val="20"/>
              </w:rPr>
              <w:t>Obtenido de https://www.cs.umd.edu/class/spring2016/cmsc426/matlab/matlab_imageprocessing.pdf</w:t>
            </w:r>
          </w:p>
          <w:p w14:paraId="4B6D532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Instituto Peruano de Mantenimiento. (2021). </w:t>
            </w:r>
            <w:proofErr w:type="spellStart"/>
            <w:r w:rsidRPr="00D37A31">
              <w:rPr>
                <w:rFonts w:asciiTheme="minorHAnsi" w:hAnsiTheme="minorHAnsi" w:cstheme="minorHAnsi"/>
                <w:sz w:val="20"/>
                <w:szCs w:val="20"/>
              </w:rPr>
              <w:t>ipeman</w:t>
            </w:r>
            <w:proofErr w:type="spellEnd"/>
            <w:r w:rsidRPr="00D37A31">
              <w:rPr>
                <w:rFonts w:asciiTheme="minorHAnsi" w:hAnsiTheme="minorHAnsi" w:cstheme="minorHAnsi"/>
                <w:sz w:val="20"/>
                <w:szCs w:val="20"/>
              </w:rPr>
              <w:t>. Obtenido de https://www.ipeman.com/termografia-infrarroja/</w:t>
            </w:r>
          </w:p>
          <w:p w14:paraId="3C1B2C9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240CE0">
              <w:rPr>
                <w:rFonts w:asciiTheme="minorHAnsi" w:hAnsiTheme="minorHAnsi" w:cstheme="minorHAnsi"/>
                <w:sz w:val="20"/>
                <w:szCs w:val="20"/>
                <w:lang w:val="en-US"/>
              </w:rPr>
              <w:t>Internacional</w:t>
            </w:r>
            <w:proofErr w:type="spellEnd"/>
            <w:r w:rsidRPr="00240CE0">
              <w:rPr>
                <w:rFonts w:asciiTheme="minorHAnsi" w:hAnsiTheme="minorHAnsi" w:cstheme="minorHAnsi"/>
                <w:sz w:val="20"/>
                <w:szCs w:val="20"/>
                <w:lang w:val="en-US"/>
              </w:rPr>
              <w:t xml:space="preserve"> Organization for Standardization. (2008). ISO 18434-1. </w:t>
            </w:r>
            <w:r w:rsidRPr="00D37A31">
              <w:rPr>
                <w:rFonts w:asciiTheme="minorHAnsi" w:hAnsiTheme="minorHAnsi" w:cstheme="minorHAnsi"/>
                <w:sz w:val="20"/>
                <w:szCs w:val="20"/>
              </w:rPr>
              <w:t>Ginebra, Suiza.</w:t>
            </w:r>
          </w:p>
          <w:p w14:paraId="798ABCF9" w14:textId="1A08C444"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Ituarte, L., Martínez, S., &amp; Tarifa, E. (2019). Monitoreo en plantas fotovoltaicas: una revisión de técnicas y métodos utilizando imágenes termográficas. Artículo científico, Universidad Nacional de Jujuy, Jujuy, Argentina.</w:t>
            </w:r>
          </w:p>
          <w:p w14:paraId="5A80A30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LAMIGUEIRO, O. P. (</w:t>
            </w:r>
            <w:proofErr w:type="gramStart"/>
            <w:r w:rsidRPr="00D37A31">
              <w:rPr>
                <w:rFonts w:asciiTheme="minorHAnsi" w:hAnsiTheme="minorHAnsi" w:cstheme="minorHAnsi"/>
                <w:sz w:val="20"/>
                <w:szCs w:val="20"/>
              </w:rPr>
              <w:t>Noviembre</w:t>
            </w:r>
            <w:proofErr w:type="gramEnd"/>
            <w:r w:rsidRPr="00D37A31">
              <w:rPr>
                <w:rFonts w:asciiTheme="minorHAnsi" w:hAnsiTheme="minorHAnsi" w:cstheme="minorHAnsi"/>
                <w:sz w:val="20"/>
                <w:szCs w:val="20"/>
              </w:rPr>
              <w:t xml:space="preserve"> de 2020). </w:t>
            </w:r>
            <w:proofErr w:type="spellStart"/>
            <w:r w:rsidRPr="00D37A31">
              <w:rPr>
                <w:rFonts w:asciiTheme="minorHAnsi" w:hAnsiTheme="minorHAnsi" w:cstheme="minorHAnsi"/>
                <w:sz w:val="20"/>
                <w:szCs w:val="20"/>
              </w:rPr>
              <w:t>github</w:t>
            </w:r>
            <w:proofErr w:type="spellEnd"/>
            <w:r w:rsidRPr="00D37A31">
              <w:rPr>
                <w:rFonts w:asciiTheme="minorHAnsi" w:hAnsiTheme="minorHAnsi" w:cstheme="minorHAnsi"/>
                <w:sz w:val="20"/>
                <w:szCs w:val="20"/>
              </w:rPr>
              <w:t>. Obtenido de https://oscarperpinan.github.io/esf/ESF.pdf</w:t>
            </w:r>
          </w:p>
          <w:p w14:paraId="13FB2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Lezana</w:t>
            </w:r>
            <w:proofErr w:type="spellEnd"/>
            <w:r w:rsidRPr="00D37A31">
              <w:rPr>
                <w:rFonts w:asciiTheme="minorHAnsi" w:hAnsiTheme="minorHAnsi" w:cstheme="minorHAnsi"/>
                <w:sz w:val="20"/>
                <w:szCs w:val="20"/>
              </w:rPr>
              <w:t xml:space="preserve">, Á. (04 de </w:t>
            </w:r>
            <w:proofErr w:type="gramStart"/>
            <w:r w:rsidRPr="00D37A31">
              <w:rPr>
                <w:rFonts w:asciiTheme="minorHAnsi" w:hAnsiTheme="minorHAnsi" w:cstheme="minorHAnsi"/>
                <w:sz w:val="20"/>
                <w:szCs w:val="20"/>
              </w:rPr>
              <w:t>Abril</w:t>
            </w:r>
            <w:proofErr w:type="gramEnd"/>
            <w:r w:rsidRPr="00D37A31">
              <w:rPr>
                <w:rFonts w:asciiTheme="minorHAnsi" w:hAnsiTheme="minorHAnsi" w:cstheme="minorHAnsi"/>
                <w:sz w:val="20"/>
                <w:szCs w:val="20"/>
              </w:rPr>
              <w:t xml:space="preserve"> de 2013). </w:t>
            </w:r>
            <w:proofErr w:type="spellStart"/>
            <w:r w:rsidRPr="00D37A31">
              <w:rPr>
                <w:rFonts w:asciiTheme="minorHAnsi" w:hAnsiTheme="minorHAnsi" w:cstheme="minorHAnsi"/>
                <w:sz w:val="20"/>
                <w:szCs w:val="20"/>
              </w:rPr>
              <w:t>Serbusa</w:t>
            </w:r>
            <w:proofErr w:type="spellEnd"/>
            <w:r w:rsidRPr="00D37A31">
              <w:rPr>
                <w:rFonts w:asciiTheme="minorHAnsi" w:hAnsiTheme="minorHAnsi" w:cstheme="minorHAnsi"/>
                <w:sz w:val="20"/>
                <w:szCs w:val="20"/>
              </w:rPr>
              <w:t>. Obtenido de https://www.serbusa.net/2013/04/04/energiafotovoltaicatermografia/</w:t>
            </w:r>
          </w:p>
          <w:p w14:paraId="24F07B4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Morales Le Roy, P. I. (2020). Detección de anomalías en paneles fotovoltaicos en base a imágenes multiespectrales. Tesis de grado., Universidad de Chila., Santiago de Chile, Chile.</w:t>
            </w:r>
          </w:p>
          <w:p w14:paraId="38B5F42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Organización Internacional de normalización. (01 de </w:t>
            </w:r>
            <w:proofErr w:type="gramStart"/>
            <w:r w:rsidRPr="00D37A31">
              <w:rPr>
                <w:rFonts w:asciiTheme="minorHAnsi" w:hAnsiTheme="minorHAnsi" w:cstheme="minorHAnsi"/>
                <w:sz w:val="20"/>
                <w:szCs w:val="20"/>
              </w:rPr>
              <w:t>Marzo</w:t>
            </w:r>
            <w:proofErr w:type="gramEnd"/>
            <w:r w:rsidRPr="00D37A31">
              <w:rPr>
                <w:rFonts w:asciiTheme="minorHAnsi" w:hAnsiTheme="minorHAnsi" w:cstheme="minorHAnsi"/>
                <w:sz w:val="20"/>
                <w:szCs w:val="20"/>
              </w:rPr>
              <w:t xml:space="preserve"> de 2008). </w:t>
            </w:r>
            <w:proofErr w:type="spellStart"/>
            <w:r w:rsidRPr="00D37A31">
              <w:rPr>
                <w:rFonts w:asciiTheme="minorHAnsi" w:hAnsiTheme="minorHAnsi" w:cstheme="minorHAnsi"/>
                <w:sz w:val="20"/>
                <w:szCs w:val="20"/>
              </w:rPr>
              <w:t>iso</w:t>
            </w:r>
            <w:proofErr w:type="spellEnd"/>
            <w:r w:rsidRPr="00D37A31">
              <w:rPr>
                <w:rFonts w:asciiTheme="minorHAnsi" w:hAnsiTheme="minorHAnsi" w:cstheme="minorHAnsi"/>
                <w:sz w:val="20"/>
                <w:szCs w:val="20"/>
              </w:rPr>
              <w:t>. Obtenido de www.iso.org</w:t>
            </w:r>
          </w:p>
          <w:p w14:paraId="3763B60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Pascual Arribas, R. (2016). Captura y procesamiento de imágenes de una cámara térmica. Universidad </w:t>
            </w:r>
            <w:proofErr w:type="spellStart"/>
            <w:r w:rsidRPr="00D37A31">
              <w:rPr>
                <w:rFonts w:asciiTheme="minorHAnsi" w:hAnsiTheme="minorHAnsi" w:cstheme="minorHAnsi"/>
                <w:sz w:val="20"/>
                <w:szCs w:val="20"/>
              </w:rPr>
              <w:t>Politácnica</w:t>
            </w:r>
            <w:proofErr w:type="spellEnd"/>
            <w:r w:rsidRPr="00D37A31">
              <w:rPr>
                <w:rFonts w:asciiTheme="minorHAnsi" w:hAnsiTheme="minorHAnsi" w:cstheme="minorHAnsi"/>
                <w:sz w:val="20"/>
                <w:szCs w:val="20"/>
              </w:rPr>
              <w:t xml:space="preserve"> de Madrid, Madrid, España.</w:t>
            </w:r>
          </w:p>
          <w:p w14:paraId="074B508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Rodríguez Murcia, H. (2009). Desarrollo de la energía solar en Colombia y sus perspectivas. Bogotá DC.: http://www.scielo.org.co/pdf/ring/n28/n28a12.pdf.</w:t>
            </w:r>
          </w:p>
          <w:p w14:paraId="6F5C71E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Royo Pastor, R., &amp; Cañada Soriano, M. (2016). Termografía infrarroja: nivel II. Madrid, España.: FC Editorial.</w:t>
            </w:r>
          </w:p>
          <w:p w14:paraId="488998B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Sánchez Garay, J. U. (2020). Inspección basada en Termografía Aérea para Plantas Fotovoltaicas situadas en Techos. Tesis de grado, Universidad Técnica Federico Santa María, Santiago de Chile, Chile.</w:t>
            </w:r>
          </w:p>
          <w:p w14:paraId="61B52F99" w14:textId="0005D50A"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Silva, A., Salazar, M. d., Ponce, J., &amp; Herrera, G. (2017). Procedimiento para inspección de tableros eléctricos con termografía infrarroja. Artículo científico, Universidad Tecnológica de Puebla., Puebla, México.</w:t>
            </w:r>
          </w:p>
          <w:p w14:paraId="7EEFEF7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Superservicios. (2017). ZONAS NO INTERCONECTADAS – ZNI. Bogotá DC.: https://www.superservicios.gov.co/sites/default/archivos/SSPD%20Publicaciones/Publicaciones/2018/Sep/diagnosticozni-superservicios-oct-2017.pdf.</w:t>
            </w:r>
          </w:p>
          <w:p w14:paraId="55C2EE91" w14:textId="77777777" w:rsidR="00D37A31" w:rsidRPr="00240CE0" w:rsidRDefault="00D37A31" w:rsidP="00D37A31">
            <w:pPr>
              <w:pStyle w:val="Contenidodelatabla"/>
              <w:numPr>
                <w:ilvl w:val="0"/>
                <w:numId w:val="14"/>
              </w:numPr>
              <w:snapToGrid w:val="0"/>
              <w:rPr>
                <w:rFonts w:asciiTheme="minorHAnsi" w:hAnsiTheme="minorHAnsi" w:cstheme="minorHAnsi"/>
                <w:sz w:val="20"/>
                <w:szCs w:val="20"/>
                <w:lang w:val="en-US"/>
              </w:rPr>
            </w:pPr>
            <w:r w:rsidRPr="00240CE0">
              <w:rPr>
                <w:rFonts w:asciiTheme="minorHAnsi" w:hAnsiTheme="minorHAnsi" w:cstheme="minorHAnsi"/>
                <w:sz w:val="20"/>
                <w:szCs w:val="20"/>
                <w:lang w:val="en-US"/>
              </w:rPr>
              <w:t xml:space="preserve">The MathWorks, Inc. (1994-2021). la.mathworks.com. </w:t>
            </w:r>
            <w:proofErr w:type="spellStart"/>
            <w:r w:rsidRPr="00240CE0">
              <w:rPr>
                <w:rFonts w:asciiTheme="minorHAnsi" w:hAnsiTheme="minorHAnsi" w:cstheme="minorHAnsi"/>
                <w:sz w:val="20"/>
                <w:szCs w:val="20"/>
                <w:lang w:val="en-US"/>
              </w:rPr>
              <w:t>Obtenido</w:t>
            </w:r>
            <w:proofErr w:type="spellEnd"/>
            <w:r w:rsidRPr="00240CE0">
              <w:rPr>
                <w:rFonts w:asciiTheme="minorHAnsi" w:hAnsiTheme="minorHAnsi" w:cstheme="minorHAnsi"/>
                <w:sz w:val="20"/>
                <w:szCs w:val="20"/>
                <w:lang w:val="en-US"/>
              </w:rPr>
              <w:t xml:space="preserve"> de https://la.mathworks.com/products/matlab.html</w:t>
            </w:r>
          </w:p>
          <w:p w14:paraId="3247030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694BC88E"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Universidad Nacional, Heredia, Costa Rica. (</w:t>
            </w:r>
            <w:proofErr w:type="gramStart"/>
            <w:r w:rsidRPr="00D37A31">
              <w:rPr>
                <w:rFonts w:asciiTheme="minorHAnsi" w:hAnsiTheme="minorHAnsi" w:cstheme="minorHAnsi"/>
                <w:sz w:val="20"/>
                <w:szCs w:val="20"/>
              </w:rPr>
              <w:t>Junio</w:t>
            </w:r>
            <w:proofErr w:type="gramEnd"/>
            <w:r w:rsidRPr="00D37A31">
              <w:rPr>
                <w:rFonts w:asciiTheme="minorHAnsi" w:hAnsiTheme="minorHAnsi" w:cstheme="minorHAnsi"/>
                <w:sz w:val="20"/>
                <w:szCs w:val="20"/>
              </w:rPr>
              <w:t xml:space="preserve"> de 2005). ENERGIA SOLAR- CONCEPTOS BASICOS Y SU UTILIZACION. Obtenido de http://www.solartronic.com/: http://www.solartronic.com/download/Energia_Solar_Conceptos_Basicos.pdf</w:t>
            </w:r>
          </w:p>
          <w:p w14:paraId="1B59E57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UPME. (2015). Integración de las energías renovables no convencionales en Colombia. Bogotá DC.: Ministro de Minas y Energía.</w:t>
            </w:r>
          </w:p>
          <w:p w14:paraId="62C43BE6" w14:textId="483F0C3E"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Valente, P. P. (2018). Universidad Nacional de Córdoba, Argentina. Obtenido de https://www.famaf.unc.edu.ar/~pperez1/manuales/cim/cap2.html</w:t>
            </w:r>
          </w:p>
          <w:p w14:paraId="1D3ADF91"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Veratti</w:t>
            </w:r>
            <w:proofErr w:type="spellEnd"/>
            <w:r w:rsidRPr="00D37A31">
              <w:rPr>
                <w:rFonts w:asciiTheme="minorHAnsi" w:hAnsiTheme="minorHAnsi" w:cstheme="minorHAnsi"/>
                <w:sz w:val="20"/>
                <w:szCs w:val="20"/>
              </w:rPr>
              <w:t>, A. B. (</w:t>
            </w:r>
            <w:proofErr w:type="gramStart"/>
            <w:r w:rsidRPr="00D37A31">
              <w:rPr>
                <w:rFonts w:asciiTheme="minorHAnsi" w:hAnsiTheme="minorHAnsi" w:cstheme="minorHAnsi"/>
                <w:sz w:val="20"/>
                <w:szCs w:val="20"/>
              </w:rPr>
              <w:t>Mayo</w:t>
            </w:r>
            <w:proofErr w:type="gramEnd"/>
            <w:r w:rsidRPr="00D37A31">
              <w:rPr>
                <w:rFonts w:asciiTheme="minorHAnsi" w:hAnsiTheme="minorHAnsi" w:cstheme="minorHAnsi"/>
                <w:sz w:val="20"/>
                <w:szCs w:val="20"/>
              </w:rPr>
              <w:t xml:space="preserve"> de 2015). </w:t>
            </w:r>
            <w:proofErr w:type="spellStart"/>
            <w:r w:rsidRPr="00D37A31">
              <w:rPr>
                <w:rFonts w:asciiTheme="minorHAnsi" w:hAnsiTheme="minorHAnsi" w:cstheme="minorHAnsi"/>
                <w:sz w:val="20"/>
                <w:szCs w:val="20"/>
              </w:rPr>
              <w:t>Termonautas</w:t>
            </w:r>
            <w:proofErr w:type="spellEnd"/>
            <w:r w:rsidRPr="00D37A31">
              <w:rPr>
                <w:rFonts w:asciiTheme="minorHAnsi" w:hAnsiTheme="minorHAnsi" w:cstheme="minorHAnsi"/>
                <w:sz w:val="20"/>
                <w:szCs w:val="20"/>
              </w:rPr>
              <w:t>. Obtenido de http://www.termonautas.com.br/artigos/180/180.pdf</w:t>
            </w:r>
          </w:p>
          <w:p w14:paraId="7C8F5F2F" w14:textId="77777777" w:rsidR="00D37A31" w:rsidRPr="008815A5" w:rsidRDefault="00D37A31" w:rsidP="008149BF">
            <w:pPr>
              <w:pStyle w:val="Contenidodelatabla"/>
              <w:snapToGrid w:val="0"/>
              <w:rPr>
                <w:rFonts w:asciiTheme="minorHAnsi" w:hAnsiTheme="minorHAnsi" w:cstheme="minorHAnsi"/>
              </w:rPr>
            </w:pPr>
          </w:p>
        </w:tc>
      </w:tr>
    </w:tbl>
    <w:p w14:paraId="1FBE65F1" w14:textId="66598BEA" w:rsidR="00D37A31" w:rsidRDefault="00D37A31">
      <w:pPr>
        <w:jc w:val="center"/>
        <w:rPr>
          <w:rFonts w:asciiTheme="minorHAnsi" w:hAnsiTheme="minorHAnsi" w:cstheme="minorHAnsi"/>
        </w:rPr>
      </w:pPr>
    </w:p>
    <w:p w14:paraId="14598726" w14:textId="77777777" w:rsidR="00D37A31" w:rsidRPr="008815A5" w:rsidRDefault="00D37A31">
      <w:pPr>
        <w:jc w:val="center"/>
        <w:rPr>
          <w:rFonts w:asciiTheme="minorHAnsi" w:hAnsiTheme="minorHAnsi" w:cstheme="minorHAnsi"/>
        </w:rPr>
      </w:pPr>
    </w:p>
    <w:p w14:paraId="2EB5BAEC" w14:textId="14CFF05F" w:rsidR="00E22C3E" w:rsidRDefault="00E22C3E">
      <w:pPr>
        <w:jc w:val="center"/>
        <w:rPr>
          <w:rFonts w:asciiTheme="minorHAnsi" w:hAnsiTheme="minorHAnsi" w:cstheme="minorHAnsi"/>
        </w:rPr>
      </w:pPr>
    </w:p>
    <w:p w14:paraId="08452802" w14:textId="566B9883" w:rsidR="00D37A31" w:rsidRDefault="00D37A31">
      <w:pPr>
        <w:jc w:val="center"/>
        <w:rPr>
          <w:rFonts w:asciiTheme="minorHAnsi" w:hAnsiTheme="minorHAnsi" w:cstheme="minorHAnsi"/>
        </w:rPr>
      </w:pPr>
    </w:p>
    <w:p w14:paraId="78C6C1BD" w14:textId="7C035BEE" w:rsidR="00392A98" w:rsidRDefault="00392A98">
      <w:pPr>
        <w:jc w:val="center"/>
        <w:rPr>
          <w:rFonts w:asciiTheme="minorHAnsi" w:hAnsiTheme="minorHAnsi" w:cstheme="minorHAnsi"/>
        </w:rPr>
      </w:pPr>
    </w:p>
    <w:p w14:paraId="27EAA56F" w14:textId="6FD9636C" w:rsidR="00392A98" w:rsidRDefault="00392A98">
      <w:pPr>
        <w:jc w:val="center"/>
        <w:rPr>
          <w:rFonts w:asciiTheme="minorHAnsi" w:hAnsiTheme="minorHAnsi" w:cstheme="minorHAnsi"/>
        </w:rPr>
      </w:pPr>
    </w:p>
    <w:p w14:paraId="01C806BF" w14:textId="71B77F10" w:rsidR="00392A98" w:rsidRDefault="00392A98">
      <w:pPr>
        <w:jc w:val="center"/>
        <w:rPr>
          <w:rFonts w:asciiTheme="minorHAnsi" w:hAnsiTheme="minorHAnsi" w:cstheme="minorHAnsi"/>
        </w:rPr>
      </w:pPr>
    </w:p>
    <w:p w14:paraId="27927311" w14:textId="38550D19" w:rsidR="00392A98" w:rsidRDefault="00392A98">
      <w:pPr>
        <w:jc w:val="center"/>
        <w:rPr>
          <w:rFonts w:asciiTheme="minorHAnsi" w:hAnsiTheme="minorHAnsi" w:cstheme="minorHAnsi"/>
        </w:rPr>
      </w:pPr>
    </w:p>
    <w:p w14:paraId="31E43B38" w14:textId="77777777" w:rsidR="00392A98" w:rsidRDefault="00392A98">
      <w:pPr>
        <w:jc w:val="center"/>
        <w:rPr>
          <w:rFonts w:asciiTheme="minorHAnsi" w:hAnsiTheme="minorHAnsi" w:cstheme="minorHAnsi"/>
        </w:rPr>
      </w:pPr>
    </w:p>
    <w:p w14:paraId="42E9B5D2" w14:textId="068C5538" w:rsidR="00D37A31" w:rsidRDefault="00D37A31">
      <w:pPr>
        <w:jc w:val="center"/>
        <w:rPr>
          <w:rFonts w:asciiTheme="minorHAnsi" w:hAnsiTheme="minorHAnsi" w:cstheme="minorHAnsi"/>
        </w:rPr>
      </w:pPr>
    </w:p>
    <w:p w14:paraId="50AE087B" w14:textId="77777777" w:rsidR="00D37A31" w:rsidRPr="008815A5" w:rsidRDefault="00D37A31">
      <w:pPr>
        <w:jc w:val="center"/>
        <w:rPr>
          <w:rFonts w:asciiTheme="minorHAnsi" w:hAnsiTheme="minorHAnsi" w:cstheme="minorHAnsi"/>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99"/>
        <w:gridCol w:w="6802"/>
      </w:tblGrid>
      <w:tr w:rsidR="00F405F4" w:rsidRPr="008815A5" w14:paraId="61999E5A" w14:textId="77777777">
        <w:tc>
          <w:tcPr>
            <w:tcW w:w="3399" w:type="dxa"/>
            <w:tcBorders>
              <w:top w:val="single" w:sz="1" w:space="0" w:color="000000"/>
              <w:left w:val="single" w:sz="1" w:space="0" w:color="000000"/>
              <w:bottom w:val="single" w:sz="1" w:space="0" w:color="000000"/>
            </w:tcBorders>
            <w:shd w:val="clear" w:color="auto" w:fill="auto"/>
          </w:tcPr>
          <w:p w14:paraId="4396432F" w14:textId="77777777" w:rsidR="00F405F4" w:rsidRPr="008815A5" w:rsidRDefault="00E76E43" w:rsidP="00F63553">
            <w:pPr>
              <w:pStyle w:val="Contenidodelatabla"/>
              <w:jc w:val="center"/>
              <w:rPr>
                <w:rFonts w:asciiTheme="minorHAnsi" w:hAnsiTheme="minorHAnsi" w:cstheme="minorHAnsi"/>
                <w:b/>
              </w:rPr>
            </w:pPr>
            <w:bookmarkStart w:id="28" w:name="_Hlk72525279"/>
            <w:r w:rsidRPr="008815A5">
              <w:rPr>
                <w:rFonts w:asciiTheme="minorHAnsi" w:hAnsiTheme="minorHAnsi" w:cstheme="minorHAnsi"/>
                <w:b/>
              </w:rPr>
              <w:t>FECHA ENTREGA</w:t>
            </w:r>
          </w:p>
        </w:tc>
        <w:tc>
          <w:tcPr>
            <w:tcW w:w="6802" w:type="dxa"/>
            <w:tcBorders>
              <w:top w:val="single" w:sz="1" w:space="0" w:color="000000"/>
              <w:left w:val="single" w:sz="1" w:space="0" w:color="000000"/>
              <w:bottom w:val="single" w:sz="1" w:space="0" w:color="000000"/>
              <w:right w:val="single" w:sz="1" w:space="0" w:color="000000"/>
            </w:tcBorders>
            <w:shd w:val="clear" w:color="auto" w:fill="auto"/>
          </w:tcPr>
          <w:p w14:paraId="769C3491" w14:textId="77777777" w:rsidR="00F405F4" w:rsidRPr="008815A5" w:rsidRDefault="00E76E43" w:rsidP="00F63553">
            <w:pPr>
              <w:pStyle w:val="Contenidodelatabla"/>
              <w:jc w:val="center"/>
              <w:rPr>
                <w:rFonts w:asciiTheme="minorHAnsi" w:hAnsiTheme="minorHAnsi" w:cstheme="minorHAnsi"/>
                <w:b/>
              </w:rPr>
            </w:pPr>
            <w:r w:rsidRPr="008815A5">
              <w:rPr>
                <w:rFonts w:asciiTheme="minorHAnsi" w:hAnsiTheme="minorHAnsi" w:cstheme="minorHAnsi"/>
                <w:b/>
              </w:rPr>
              <w:t>ENTREGADO POR</w:t>
            </w:r>
          </w:p>
        </w:tc>
      </w:tr>
      <w:tr w:rsidR="00F405F4" w:rsidRPr="008815A5" w14:paraId="2AA9EC94" w14:textId="77777777">
        <w:tc>
          <w:tcPr>
            <w:tcW w:w="3399" w:type="dxa"/>
            <w:tcBorders>
              <w:left w:val="single" w:sz="1" w:space="0" w:color="000000"/>
              <w:bottom w:val="single" w:sz="1" w:space="0" w:color="000000"/>
            </w:tcBorders>
            <w:shd w:val="clear" w:color="auto" w:fill="auto"/>
          </w:tcPr>
          <w:p w14:paraId="5D5CD050" w14:textId="5C76F337" w:rsidR="00F405F4" w:rsidRPr="008815A5" w:rsidRDefault="00820425" w:rsidP="0053295C">
            <w:pPr>
              <w:pStyle w:val="Contenidodelatabla"/>
              <w:snapToGrid w:val="0"/>
              <w:jc w:val="center"/>
              <w:rPr>
                <w:rFonts w:asciiTheme="minorHAnsi" w:hAnsiTheme="minorHAnsi" w:cstheme="minorHAnsi"/>
              </w:rPr>
            </w:pPr>
            <w:r>
              <w:rPr>
                <w:rFonts w:asciiTheme="minorHAnsi" w:hAnsiTheme="minorHAnsi" w:cstheme="minorHAnsi"/>
              </w:rPr>
              <w:t>00</w:t>
            </w:r>
            <w:r w:rsidR="0053295C" w:rsidRPr="008815A5">
              <w:rPr>
                <w:rFonts w:asciiTheme="minorHAnsi" w:hAnsiTheme="minorHAnsi" w:cstheme="minorHAnsi"/>
              </w:rPr>
              <w:t>/0</w:t>
            </w:r>
            <w:r>
              <w:rPr>
                <w:rFonts w:asciiTheme="minorHAnsi" w:hAnsiTheme="minorHAnsi" w:cstheme="minorHAnsi"/>
              </w:rPr>
              <w:t>0</w:t>
            </w:r>
            <w:r w:rsidR="0053295C" w:rsidRPr="008815A5">
              <w:rPr>
                <w:rFonts w:asciiTheme="minorHAnsi" w:hAnsiTheme="minorHAnsi" w:cstheme="minorHAnsi"/>
              </w:rPr>
              <w:t>/2021</w:t>
            </w:r>
          </w:p>
        </w:tc>
        <w:tc>
          <w:tcPr>
            <w:tcW w:w="6802" w:type="dxa"/>
            <w:tcBorders>
              <w:left w:val="single" w:sz="1" w:space="0" w:color="000000"/>
              <w:bottom w:val="single" w:sz="1" w:space="0" w:color="000000"/>
              <w:right w:val="single" w:sz="1" w:space="0" w:color="000000"/>
            </w:tcBorders>
            <w:shd w:val="clear" w:color="auto" w:fill="auto"/>
          </w:tcPr>
          <w:p w14:paraId="4CB0834D" w14:textId="77777777" w:rsidR="00F405F4" w:rsidRPr="008815A5" w:rsidRDefault="00F405F4" w:rsidP="00FD2744">
            <w:pPr>
              <w:pStyle w:val="Contenidodelatabla"/>
              <w:snapToGrid w:val="0"/>
              <w:rPr>
                <w:rFonts w:asciiTheme="minorHAnsi" w:hAnsiTheme="minorHAnsi" w:cstheme="minorHAnsi"/>
              </w:rPr>
            </w:pPr>
          </w:p>
        </w:tc>
      </w:tr>
      <w:bookmarkEnd w:id="28"/>
    </w:tbl>
    <w:p w14:paraId="53E5A7CE" w14:textId="77777777" w:rsidR="00FD2744" w:rsidRPr="008815A5" w:rsidRDefault="00FD2744">
      <w:pPr>
        <w:rPr>
          <w:rFonts w:asciiTheme="minorHAnsi" w:hAnsiTheme="minorHAnsi" w:cstheme="minorHAnsi"/>
        </w:rPr>
      </w:pPr>
    </w:p>
    <w:p w14:paraId="2C6372F6" w14:textId="77777777" w:rsidR="00F405F4" w:rsidRPr="008815A5" w:rsidRDefault="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ayout w:type="fixed"/>
        <w:tblCellMar>
          <w:top w:w="55" w:type="dxa"/>
          <w:left w:w="55" w:type="dxa"/>
          <w:bottom w:w="55" w:type="dxa"/>
          <w:right w:w="55" w:type="dxa"/>
        </w:tblCellMar>
        <w:tblLook w:val="0000" w:firstRow="0" w:lastRow="0" w:firstColumn="0" w:lastColumn="0" w:noHBand="0" w:noVBand="0"/>
      </w:tblPr>
      <w:tblGrid>
        <w:gridCol w:w="3399"/>
        <w:gridCol w:w="3400"/>
        <w:gridCol w:w="3410"/>
      </w:tblGrid>
      <w:tr w:rsidR="00F405F4" w:rsidRPr="008815A5" w14:paraId="26E1C915" w14:textId="77777777" w:rsidTr="003957F8">
        <w:tc>
          <w:tcPr>
            <w:tcW w:w="3399" w:type="dxa"/>
            <w:tcBorders>
              <w:bottom w:val="single" w:sz="4" w:space="0" w:color="000000"/>
            </w:tcBorders>
            <w:shd w:val="clear" w:color="auto" w:fill="FFFFFF"/>
          </w:tcPr>
          <w:p w14:paraId="7E3E1B2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Evaluado por:</w:t>
            </w:r>
          </w:p>
        </w:tc>
        <w:tc>
          <w:tcPr>
            <w:tcW w:w="3400" w:type="dxa"/>
            <w:tcBorders>
              <w:bottom w:val="single" w:sz="4" w:space="0" w:color="000000"/>
            </w:tcBorders>
            <w:shd w:val="clear" w:color="auto" w:fill="FFFFFF"/>
          </w:tcPr>
          <w:p w14:paraId="2FA3EA67"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entrega al evaluador:</w:t>
            </w:r>
          </w:p>
        </w:tc>
        <w:tc>
          <w:tcPr>
            <w:tcW w:w="3410" w:type="dxa"/>
            <w:tcBorders>
              <w:bottom w:val="single" w:sz="4" w:space="0" w:color="000000"/>
            </w:tcBorders>
            <w:shd w:val="clear" w:color="auto" w:fill="FFFFFF"/>
          </w:tcPr>
          <w:p w14:paraId="3E643F6B"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devolución:</w:t>
            </w:r>
          </w:p>
        </w:tc>
      </w:tr>
      <w:tr w:rsidR="00F405F4" w:rsidRPr="008815A5" w14:paraId="7B424927" w14:textId="77777777" w:rsidTr="003957F8">
        <w:trPr>
          <w:trHeight w:val="475"/>
        </w:trPr>
        <w:tc>
          <w:tcPr>
            <w:tcW w:w="3399" w:type="dxa"/>
            <w:shd w:val="clear" w:color="auto" w:fill="FFFFFF"/>
          </w:tcPr>
          <w:p w14:paraId="3EEC02F8" w14:textId="77777777" w:rsidR="00F405F4" w:rsidRPr="008815A5" w:rsidRDefault="00F405F4">
            <w:pPr>
              <w:pStyle w:val="Contenidodelatabla"/>
              <w:snapToGrid w:val="0"/>
              <w:rPr>
                <w:rFonts w:asciiTheme="minorHAnsi" w:hAnsiTheme="minorHAnsi" w:cstheme="minorHAnsi"/>
              </w:rPr>
            </w:pPr>
          </w:p>
        </w:tc>
        <w:tc>
          <w:tcPr>
            <w:tcW w:w="3400" w:type="dxa"/>
            <w:shd w:val="clear" w:color="auto" w:fill="FFFFFF"/>
          </w:tcPr>
          <w:p w14:paraId="7F3AC3D9" w14:textId="77777777" w:rsidR="00F405F4" w:rsidRPr="008815A5" w:rsidRDefault="00F405F4">
            <w:pPr>
              <w:pStyle w:val="Contenidodelatabla"/>
              <w:snapToGrid w:val="0"/>
              <w:rPr>
                <w:rFonts w:asciiTheme="minorHAnsi" w:hAnsiTheme="minorHAnsi" w:cstheme="minorHAnsi"/>
                <w:b/>
              </w:rPr>
            </w:pPr>
          </w:p>
          <w:p w14:paraId="0C786148" w14:textId="77777777" w:rsidR="00F405F4" w:rsidRPr="008815A5" w:rsidRDefault="00F405F4">
            <w:pPr>
              <w:pStyle w:val="Contenidodelatabla"/>
              <w:snapToGrid w:val="0"/>
              <w:rPr>
                <w:rFonts w:asciiTheme="minorHAnsi" w:hAnsiTheme="minorHAnsi" w:cstheme="minorHAnsi"/>
                <w:b/>
              </w:rPr>
            </w:pPr>
          </w:p>
        </w:tc>
        <w:tc>
          <w:tcPr>
            <w:tcW w:w="3410" w:type="dxa"/>
            <w:shd w:val="clear" w:color="auto" w:fill="FFFFFF"/>
          </w:tcPr>
          <w:p w14:paraId="0138CDF8" w14:textId="77777777" w:rsidR="00F405F4" w:rsidRPr="008815A5" w:rsidRDefault="00F405F4">
            <w:pPr>
              <w:pStyle w:val="Contenidodelatabla"/>
              <w:snapToGrid w:val="0"/>
              <w:rPr>
                <w:rFonts w:asciiTheme="minorHAnsi" w:hAnsiTheme="minorHAnsi" w:cstheme="minorHAnsi"/>
                <w:b/>
                <w:color w:val="76923C"/>
              </w:rPr>
            </w:pPr>
          </w:p>
        </w:tc>
      </w:tr>
    </w:tbl>
    <w:p w14:paraId="38FD67DD" w14:textId="77777777" w:rsidR="00F405F4" w:rsidRPr="008815A5" w:rsidRDefault="00F405F4">
      <w:pPr>
        <w:rPr>
          <w:rFonts w:asciiTheme="minorHAnsi" w:hAnsiTheme="minorHAnsi" w:cstheme="minorHAnsi"/>
        </w:rPr>
      </w:pPr>
    </w:p>
    <w:p w14:paraId="77D2741C" w14:textId="77777777" w:rsidR="00512030" w:rsidRPr="008815A5" w:rsidRDefault="00512030">
      <w:pPr>
        <w:rPr>
          <w:rFonts w:asciiTheme="minorHAnsi" w:hAnsiTheme="minorHAnsi" w:cstheme="minorHAnsi"/>
        </w:rPr>
      </w:pPr>
    </w:p>
    <w:p w14:paraId="5FBD3FE5" w14:textId="77777777" w:rsidR="00FD2744" w:rsidRPr="008815A5" w:rsidRDefault="00FD2744" w:rsidP="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ayout w:type="fixed"/>
        <w:tblCellMar>
          <w:top w:w="55" w:type="dxa"/>
          <w:left w:w="55" w:type="dxa"/>
          <w:bottom w:w="55" w:type="dxa"/>
          <w:right w:w="55" w:type="dxa"/>
        </w:tblCellMar>
        <w:tblLook w:val="0000" w:firstRow="0" w:lastRow="0" w:firstColumn="0" w:lastColumn="0" w:noHBand="0" w:noVBand="0"/>
      </w:tblPr>
      <w:tblGrid>
        <w:gridCol w:w="2625"/>
        <w:gridCol w:w="7525"/>
      </w:tblGrid>
      <w:tr w:rsidR="00F405F4" w:rsidRPr="008815A5" w14:paraId="625358AF" w14:textId="77777777" w:rsidTr="003957F8">
        <w:tc>
          <w:tcPr>
            <w:tcW w:w="2625" w:type="dxa"/>
            <w:shd w:val="clear" w:color="auto" w:fill="FFFFFF"/>
          </w:tcPr>
          <w:p w14:paraId="7A49196B" w14:textId="77777777" w:rsidR="00F405F4" w:rsidRPr="008815A5" w:rsidRDefault="00F405F4">
            <w:pPr>
              <w:pStyle w:val="Contenidodelatabla"/>
              <w:rPr>
                <w:rFonts w:asciiTheme="minorHAnsi" w:hAnsiTheme="minorHAnsi" w:cstheme="minorHAnsi"/>
                <w:b/>
                <w:color w:val="E36C0A"/>
              </w:rPr>
            </w:pPr>
            <w:r w:rsidRPr="008815A5">
              <w:rPr>
                <w:rFonts w:asciiTheme="minorHAnsi" w:hAnsiTheme="minorHAnsi" w:cstheme="minorHAnsi"/>
                <w:b/>
              </w:rPr>
              <w:t>Resultado Evaluación:</w:t>
            </w:r>
          </w:p>
        </w:tc>
        <w:tc>
          <w:tcPr>
            <w:tcW w:w="7525" w:type="dxa"/>
            <w:shd w:val="clear" w:color="auto" w:fill="FFFFFF"/>
          </w:tcPr>
          <w:p w14:paraId="616106EB" w14:textId="77777777" w:rsidR="00F405F4" w:rsidRPr="008815A5" w:rsidRDefault="00F405F4">
            <w:pPr>
              <w:pStyle w:val="Contenidodelatabla"/>
              <w:snapToGrid w:val="0"/>
              <w:rPr>
                <w:rFonts w:asciiTheme="minorHAnsi" w:hAnsiTheme="minorHAnsi" w:cstheme="minorHAnsi"/>
                <w:color w:val="E36C0A"/>
              </w:rPr>
            </w:pPr>
          </w:p>
        </w:tc>
      </w:tr>
      <w:tr w:rsidR="00F405F4" w:rsidRPr="008815A5" w14:paraId="4289C404" w14:textId="77777777" w:rsidTr="0053295C">
        <w:trPr>
          <w:trHeight w:val="15"/>
        </w:trPr>
        <w:tc>
          <w:tcPr>
            <w:tcW w:w="2625" w:type="dxa"/>
            <w:shd w:val="clear" w:color="auto" w:fill="FFFFFF"/>
          </w:tcPr>
          <w:p w14:paraId="327E205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Observaciones:</w:t>
            </w:r>
          </w:p>
          <w:p w14:paraId="2BAAAF19" w14:textId="77777777" w:rsidR="00B55E1D" w:rsidRPr="008815A5" w:rsidRDefault="00B55E1D">
            <w:pPr>
              <w:pStyle w:val="Contenidodelatabla"/>
              <w:rPr>
                <w:rFonts w:asciiTheme="minorHAnsi" w:hAnsiTheme="minorHAnsi" w:cstheme="minorHAnsi"/>
                <w:b/>
              </w:rPr>
            </w:pPr>
          </w:p>
          <w:p w14:paraId="4E0C2C98" w14:textId="77777777" w:rsidR="00B55E1D" w:rsidRPr="008815A5" w:rsidRDefault="00B55E1D">
            <w:pPr>
              <w:pStyle w:val="Contenidodelatabla"/>
              <w:rPr>
                <w:rFonts w:asciiTheme="minorHAnsi" w:hAnsiTheme="minorHAnsi" w:cstheme="minorHAnsi"/>
                <w:b/>
              </w:rPr>
            </w:pPr>
          </w:p>
          <w:p w14:paraId="4417AD3E" w14:textId="77777777" w:rsidR="00B55E1D" w:rsidRPr="008815A5" w:rsidRDefault="00B55E1D">
            <w:pPr>
              <w:pStyle w:val="Contenidodelatabla"/>
              <w:rPr>
                <w:rFonts w:asciiTheme="minorHAnsi" w:hAnsiTheme="minorHAnsi" w:cstheme="minorHAnsi"/>
                <w:b/>
              </w:rPr>
            </w:pPr>
          </w:p>
          <w:p w14:paraId="5B5DFE2F" w14:textId="77777777" w:rsidR="00B55E1D" w:rsidRPr="008815A5" w:rsidRDefault="00B55E1D">
            <w:pPr>
              <w:pStyle w:val="Contenidodelatabla"/>
              <w:rPr>
                <w:rFonts w:asciiTheme="minorHAnsi" w:hAnsiTheme="minorHAnsi" w:cstheme="minorHAnsi"/>
                <w:b/>
              </w:rPr>
            </w:pPr>
          </w:p>
          <w:p w14:paraId="3FED4909" w14:textId="77777777" w:rsidR="00B55E1D" w:rsidRPr="008815A5" w:rsidRDefault="00B55E1D">
            <w:pPr>
              <w:pStyle w:val="Contenidodelatabla"/>
              <w:rPr>
                <w:rFonts w:asciiTheme="minorHAnsi" w:hAnsiTheme="minorHAnsi" w:cstheme="minorHAnsi"/>
                <w:b/>
              </w:rPr>
            </w:pPr>
          </w:p>
          <w:p w14:paraId="0D17B0B2" w14:textId="77777777" w:rsidR="00B55E1D" w:rsidRPr="008815A5" w:rsidRDefault="00B55E1D">
            <w:pPr>
              <w:pStyle w:val="Contenidodelatabla"/>
              <w:rPr>
                <w:rFonts w:asciiTheme="minorHAnsi" w:hAnsiTheme="minorHAnsi" w:cstheme="minorHAnsi"/>
                <w:b/>
              </w:rPr>
            </w:pPr>
          </w:p>
          <w:p w14:paraId="60E248A5" w14:textId="77777777" w:rsidR="00B55E1D" w:rsidRPr="008815A5" w:rsidRDefault="00B55E1D">
            <w:pPr>
              <w:pStyle w:val="Contenidodelatabla"/>
              <w:rPr>
                <w:rFonts w:asciiTheme="minorHAnsi" w:hAnsiTheme="minorHAnsi" w:cstheme="minorHAnsi"/>
                <w:b/>
              </w:rPr>
            </w:pPr>
          </w:p>
          <w:p w14:paraId="6409D3AE" w14:textId="77777777" w:rsidR="00B55E1D" w:rsidRPr="008815A5" w:rsidRDefault="00B55E1D">
            <w:pPr>
              <w:pStyle w:val="Contenidodelatabla"/>
              <w:rPr>
                <w:rFonts w:asciiTheme="minorHAnsi" w:hAnsiTheme="minorHAnsi" w:cstheme="minorHAnsi"/>
                <w:b/>
              </w:rPr>
            </w:pPr>
          </w:p>
          <w:p w14:paraId="680AB012" w14:textId="77777777" w:rsidR="00B55E1D" w:rsidRPr="008815A5" w:rsidRDefault="00B55E1D">
            <w:pPr>
              <w:pStyle w:val="Contenidodelatabla"/>
              <w:rPr>
                <w:rFonts w:asciiTheme="minorHAnsi" w:hAnsiTheme="minorHAnsi" w:cstheme="minorHAnsi"/>
                <w:b/>
              </w:rPr>
            </w:pPr>
          </w:p>
          <w:p w14:paraId="41A5EC30" w14:textId="77777777" w:rsidR="00B55E1D" w:rsidRPr="008815A5" w:rsidRDefault="00B55E1D">
            <w:pPr>
              <w:pStyle w:val="Contenidodelatabla"/>
              <w:rPr>
                <w:rFonts w:asciiTheme="minorHAnsi" w:hAnsiTheme="minorHAnsi" w:cstheme="minorHAnsi"/>
                <w:b/>
              </w:rPr>
            </w:pPr>
          </w:p>
        </w:tc>
        <w:tc>
          <w:tcPr>
            <w:tcW w:w="7525" w:type="dxa"/>
            <w:shd w:val="clear" w:color="auto" w:fill="FFFFFF"/>
          </w:tcPr>
          <w:p w14:paraId="1333BA96" w14:textId="77777777" w:rsidR="00F405F4" w:rsidRPr="008815A5" w:rsidRDefault="00F405F4">
            <w:pPr>
              <w:pStyle w:val="Contenidodelatabla"/>
              <w:rPr>
                <w:rFonts w:asciiTheme="minorHAnsi" w:hAnsiTheme="minorHAnsi" w:cstheme="minorHAnsi"/>
              </w:rPr>
            </w:pPr>
          </w:p>
        </w:tc>
      </w:tr>
    </w:tbl>
    <w:p w14:paraId="3A3197C8" w14:textId="77777777" w:rsidR="003A0C77" w:rsidRPr="008815A5" w:rsidRDefault="003A0C77" w:rsidP="0053295C">
      <w:pPr>
        <w:rPr>
          <w:rFonts w:asciiTheme="minorHAnsi" w:hAnsiTheme="minorHAnsi" w:cstheme="minorHAnsi"/>
        </w:rPr>
      </w:pPr>
    </w:p>
    <w:sectPr w:rsidR="003A0C77" w:rsidRPr="008815A5">
      <w:headerReference w:type="default" r:id="rId31"/>
      <w:pgSz w:w="12240" w:h="15840"/>
      <w:pgMar w:top="907" w:right="1134" w:bottom="964" w:left="907" w:header="720" w:footer="720" w:gutter="0"/>
      <w:pgBorders>
        <w:top w:val="single" w:sz="4" w:space="21" w:color="000000"/>
        <w:left w:val="single" w:sz="4" w:space="31" w:color="000000"/>
        <w:bottom w:val="single" w:sz="4" w:space="24" w:color="000000"/>
        <w:right w:val="single" w:sz="4" w:space="21" w:color="000000"/>
      </w:pgBorders>
      <w:cols w:space="720"/>
      <w:docGrid w:linePitch="312" w:charSpace="-635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EUser" w:date="2021-05-31T14:21:00Z" w:initials="I">
    <w:p w14:paraId="69140CE5" w14:textId="4B0AD4EC" w:rsidR="00240CE0" w:rsidRDefault="00240CE0">
      <w:pPr>
        <w:pStyle w:val="Textocomentario"/>
      </w:pPr>
      <w:r>
        <w:rPr>
          <w:rStyle w:val="Refdecomentario"/>
        </w:rPr>
        <w:annotationRef/>
      </w:r>
      <w:r>
        <w:t xml:space="preserve">Se identifica un </w:t>
      </w:r>
      <w:proofErr w:type="gramStart"/>
      <w:r>
        <w:t>problema</w:t>
      </w:r>
      <w:proofErr w:type="gramEnd"/>
      <w:r>
        <w:t xml:space="preserve"> pero se debe profundizar </w:t>
      </w:r>
      <w:proofErr w:type="spellStart"/>
      <w:r>
        <w:t>mas</w:t>
      </w:r>
      <w:proofErr w:type="spellEnd"/>
      <w:r>
        <w:t xml:space="preserve">. Por </w:t>
      </w:r>
      <w:proofErr w:type="gramStart"/>
      <w:r>
        <w:t>ejemplo</w:t>
      </w:r>
      <w:proofErr w:type="gramEnd"/>
      <w:r>
        <w:t xml:space="preserve"> porque hacer la medición por imágenes? Que problemas hay de una medición con un sensor de temperatura</w:t>
      </w:r>
    </w:p>
  </w:comment>
  <w:comment w:id="1" w:author="IEUser" w:date="2021-05-31T14:23:00Z" w:initials="I">
    <w:p w14:paraId="79974742" w14:textId="34C95F70" w:rsidR="00240CE0" w:rsidRDefault="00240CE0">
      <w:pPr>
        <w:pStyle w:val="Textocomentario"/>
      </w:pPr>
      <w:r>
        <w:rPr>
          <w:rStyle w:val="Refdecomentario"/>
        </w:rPr>
        <w:annotationRef/>
      </w:r>
      <w:r>
        <w:t xml:space="preserve">Aquí se habla de una </w:t>
      </w:r>
      <w:proofErr w:type="gramStart"/>
      <w:r>
        <w:t>inspección</w:t>
      </w:r>
      <w:proofErr w:type="gramEnd"/>
      <w:r>
        <w:t xml:space="preserve"> pero en el planteamiento se habla del rendimiento…manejar el mismo criterio</w:t>
      </w:r>
    </w:p>
  </w:comment>
  <w:comment w:id="2" w:author="IEUser" w:date="2021-05-31T14:24:00Z" w:initials="I">
    <w:p w14:paraId="2C5F0E13" w14:textId="2FBDCA25" w:rsidR="00240CE0" w:rsidRDefault="00240CE0">
      <w:pPr>
        <w:pStyle w:val="Textocomentario"/>
      </w:pPr>
      <w:r>
        <w:rPr>
          <w:rStyle w:val="Refdecomentario"/>
        </w:rPr>
        <w:annotationRef/>
      </w:r>
      <w:r>
        <w:t xml:space="preserve">Hace falta </w:t>
      </w:r>
      <w:proofErr w:type="spellStart"/>
      <w:r>
        <w:t>mas</w:t>
      </w:r>
      <w:proofErr w:type="spellEnd"/>
      <w:r>
        <w:t xml:space="preserve"> elementos en esta sistematización</w:t>
      </w:r>
    </w:p>
  </w:comment>
  <w:comment w:id="13" w:author="IEUser" w:date="2021-05-31T15:09:00Z" w:initials="I">
    <w:p w14:paraId="5A28D421" w14:textId="52E3CEF3" w:rsidR="00C13E4C" w:rsidRDefault="00C13E4C">
      <w:pPr>
        <w:pStyle w:val="Textocomentario"/>
      </w:pPr>
      <w:r>
        <w:rPr>
          <w:rStyle w:val="Refdecomentario"/>
        </w:rPr>
        <w:annotationRef/>
      </w:r>
      <w:r>
        <w:t>No se e</w:t>
      </w:r>
      <w:r w:rsidRPr="00C13E4C">
        <w:t>specifica claramente resultados tangibles al finalizar el proyecto (prototipo, documento monográfico y articulo científico)</w:t>
      </w:r>
    </w:p>
  </w:comment>
  <w:comment w:id="14" w:author="IEUser" w:date="2021-05-31T15:08:00Z" w:initials="I">
    <w:p w14:paraId="2B1843F4" w14:textId="271F10DC" w:rsidR="00C13E4C" w:rsidRDefault="00C13E4C">
      <w:pPr>
        <w:pStyle w:val="Textocomentario"/>
      </w:pPr>
      <w:r>
        <w:rPr>
          <w:rStyle w:val="Refdecomentario"/>
        </w:rPr>
        <w:annotationRef/>
      </w:r>
      <w:r>
        <w:t xml:space="preserve">No se indican </w:t>
      </w:r>
      <w:proofErr w:type="spellStart"/>
      <w:r>
        <w:t>cuales</w:t>
      </w:r>
      <w:proofErr w:type="spellEnd"/>
      <w:r>
        <w:t xml:space="preserve"> pueden ser las posibles limitaciones</w:t>
      </w:r>
    </w:p>
  </w:comment>
  <w:comment w:id="15" w:author="IEUser" w:date="2021-05-31T15:09:00Z" w:initials="I">
    <w:p w14:paraId="08871B3E" w14:textId="5CEF43FA" w:rsidR="00C13E4C" w:rsidRDefault="00C13E4C">
      <w:pPr>
        <w:pStyle w:val="Textocomentario"/>
      </w:pPr>
      <w:r>
        <w:rPr>
          <w:rStyle w:val="Refdecomentario"/>
        </w:rPr>
        <w:annotationRef/>
      </w:r>
      <w:r>
        <w:t xml:space="preserve">Profundizar mucho </w:t>
      </w:r>
      <w:proofErr w:type="spellStart"/>
      <w:r>
        <w:t>mas</w:t>
      </w:r>
      <w:proofErr w:type="spellEnd"/>
      <w:r>
        <w:t xml:space="preserve"> esta justificación</w:t>
      </w:r>
    </w:p>
  </w:comment>
  <w:comment w:id="27" w:author="IEUser" w:date="2021-05-31T15:14:00Z" w:initials="I">
    <w:p w14:paraId="634CC9F4" w14:textId="37EE7A6D" w:rsidR="0053773B" w:rsidRDefault="0053773B">
      <w:pPr>
        <w:pStyle w:val="Textocomentario"/>
      </w:pPr>
      <w:r>
        <w:rPr>
          <w:rStyle w:val="Refdecomentario"/>
        </w:rPr>
        <w:annotationRef/>
      </w:r>
      <w:r>
        <w:t>No hay presupuesto, ni cronograma ni metodología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140CE5" w15:done="0"/>
  <w15:commentEx w15:paraId="79974742" w15:done="0"/>
  <w15:commentEx w15:paraId="2C5F0E13" w15:done="0"/>
  <w15:commentEx w15:paraId="5A28D421" w15:done="0"/>
  <w15:commentEx w15:paraId="2B1843F4" w15:done="0"/>
  <w15:commentEx w15:paraId="08871B3E" w15:done="0"/>
  <w15:commentEx w15:paraId="634CC9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F6F70" w16cex:dateUtc="2021-05-31T19:21:00Z"/>
  <w16cex:commentExtensible w16cex:durableId="245F6FE9" w16cex:dateUtc="2021-05-31T19:23:00Z"/>
  <w16cex:commentExtensible w16cex:durableId="245F7025" w16cex:dateUtc="2021-05-31T19:24:00Z"/>
  <w16cex:commentExtensible w16cex:durableId="245F7AA0" w16cex:dateUtc="2021-05-31T20:09:00Z"/>
  <w16cex:commentExtensible w16cex:durableId="245F7A7B" w16cex:dateUtc="2021-05-31T20:08:00Z"/>
  <w16cex:commentExtensible w16cex:durableId="245F7ABC" w16cex:dateUtc="2021-05-31T20:09:00Z"/>
  <w16cex:commentExtensible w16cex:durableId="245F7BD6" w16cex:dateUtc="2021-05-31T2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140CE5" w16cid:durableId="245F6F70"/>
  <w16cid:commentId w16cid:paraId="79974742" w16cid:durableId="245F6FE9"/>
  <w16cid:commentId w16cid:paraId="2C5F0E13" w16cid:durableId="245F7025"/>
  <w16cid:commentId w16cid:paraId="5A28D421" w16cid:durableId="245F7AA0"/>
  <w16cid:commentId w16cid:paraId="2B1843F4" w16cid:durableId="245F7A7B"/>
  <w16cid:commentId w16cid:paraId="08871B3E" w16cid:durableId="245F7ABC"/>
  <w16cid:commentId w16cid:paraId="634CC9F4" w16cid:durableId="245F7BD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34347B" w14:textId="77777777" w:rsidR="00C724FB" w:rsidRDefault="00C724FB" w:rsidP="00B55E1D">
      <w:r>
        <w:separator/>
      </w:r>
    </w:p>
  </w:endnote>
  <w:endnote w:type="continuationSeparator" w:id="0">
    <w:p w14:paraId="7EACD1A0" w14:textId="77777777" w:rsidR="00C724FB" w:rsidRDefault="00C724FB" w:rsidP="00B55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Yu Gothic"/>
    <w:charset w:val="80"/>
    <w:family w:val="swiss"/>
    <w:pitch w:val="variable"/>
  </w:font>
  <w:font w:name="DejaVu Sans">
    <w:panose1 w:val="020B0603030804020204"/>
    <w:charset w:val="00"/>
    <w:family w:val="swiss"/>
    <w:pitch w:val="variable"/>
    <w:sig w:usb0="E7002EFF" w:usb1="D200FDFF" w:usb2="0A246029" w:usb3="00000000" w:csb0="000001FF" w:csb1="00000000"/>
  </w:font>
  <w:font w:name="Lohit Hindi">
    <w:altName w:val="MS Gothic"/>
    <w:charset w:val="80"/>
    <w:family w:val="auto"/>
    <w:pitch w:val="variable"/>
  </w:font>
  <w:font w:name="Microsoft YaHei">
    <w:panose1 w:val="020B0503020204020204"/>
    <w:charset w:val="86"/>
    <w:family w:val="swiss"/>
    <w:pitch w:val="variable"/>
    <w:sig w:usb0="80000287" w:usb1="2ACF3C50"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E48C79" w14:textId="77777777" w:rsidR="00C724FB" w:rsidRDefault="00C724FB" w:rsidP="00B55E1D">
      <w:r>
        <w:separator/>
      </w:r>
    </w:p>
  </w:footnote>
  <w:footnote w:type="continuationSeparator" w:id="0">
    <w:p w14:paraId="425C06BB" w14:textId="77777777" w:rsidR="00C724FB" w:rsidRDefault="00C724FB" w:rsidP="00B55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035E2" w14:textId="77777777" w:rsidR="00B55E1D" w:rsidRDefault="000825D7">
    <w:pPr>
      <w:pStyle w:val="Encabezado"/>
    </w:pPr>
    <w:r>
      <w:rPr>
        <w:noProof/>
        <w:lang w:val="es-ES" w:eastAsia="es-ES" w:bidi="ar-SA"/>
      </w:rPr>
      <w:drawing>
        <wp:anchor distT="0" distB="0" distL="114300" distR="114300" simplePos="0" relativeHeight="251657728" behindDoc="0" locked="0" layoutInCell="1" allowOverlap="1" wp14:anchorId="44422BED" wp14:editId="399BF7B1">
          <wp:simplePos x="0" y="0"/>
          <wp:positionH relativeFrom="margin">
            <wp:align>left</wp:align>
          </wp:positionH>
          <wp:positionV relativeFrom="margin">
            <wp:align>top</wp:align>
          </wp:positionV>
          <wp:extent cx="1647825" cy="552450"/>
          <wp:effectExtent l="0" t="0" r="0" b="0"/>
          <wp:wrapSquare wrapText="bothSides"/>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12B8B"/>
    <w:multiLevelType w:val="hybridMultilevel"/>
    <w:tmpl w:val="4788913A"/>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DCE4062"/>
    <w:multiLevelType w:val="hybridMultilevel"/>
    <w:tmpl w:val="84C2A9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1E212B"/>
    <w:multiLevelType w:val="hybridMultilevel"/>
    <w:tmpl w:val="54721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486A04"/>
    <w:multiLevelType w:val="hybridMultilevel"/>
    <w:tmpl w:val="D9564F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0AD3B3C"/>
    <w:multiLevelType w:val="hybridMultilevel"/>
    <w:tmpl w:val="CA5E222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D4F77BA"/>
    <w:multiLevelType w:val="hybridMultilevel"/>
    <w:tmpl w:val="E3ACF39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76723F6"/>
    <w:multiLevelType w:val="hybridMultilevel"/>
    <w:tmpl w:val="C23AB98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C585ED5"/>
    <w:multiLevelType w:val="hybridMultilevel"/>
    <w:tmpl w:val="D5E42376"/>
    <w:lvl w:ilvl="0" w:tplc="37B8DFF2">
      <w:start w:val="1"/>
      <w:numFmt w:val="bullet"/>
      <w:lvlText w:val=""/>
      <w:lvlJc w:val="left"/>
      <w:pPr>
        <w:ind w:left="360" w:hanging="360"/>
      </w:pPr>
      <w:rPr>
        <w:rFonts w:ascii="Symbol" w:eastAsia="Times New Roman"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5CC6585B"/>
    <w:multiLevelType w:val="multilevel"/>
    <w:tmpl w:val="3D8814D8"/>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08E6DB0"/>
    <w:multiLevelType w:val="hybridMultilevel"/>
    <w:tmpl w:val="8B4C5F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1493B91"/>
    <w:multiLevelType w:val="hybridMultilevel"/>
    <w:tmpl w:val="B2BAF8A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72057226"/>
    <w:multiLevelType w:val="hybridMultilevel"/>
    <w:tmpl w:val="558A2A9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7EFD0A8D"/>
    <w:multiLevelType w:val="hybridMultilevel"/>
    <w:tmpl w:val="FE441D14"/>
    <w:lvl w:ilvl="0" w:tplc="005AB79A">
      <w:numFmt w:val="bullet"/>
      <w:lvlText w:val=""/>
      <w:lvlJc w:val="left"/>
      <w:pPr>
        <w:ind w:left="720" w:hanging="360"/>
      </w:pPr>
      <w:rPr>
        <w:rFonts w:ascii="Symbol" w:eastAsia="Times New Roman" w:hAnsi="Symbol"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7"/>
  </w:num>
  <w:num w:numId="4">
    <w:abstractNumId w:val="11"/>
  </w:num>
  <w:num w:numId="5">
    <w:abstractNumId w:val="9"/>
  </w:num>
  <w:num w:numId="6">
    <w:abstractNumId w:val="3"/>
  </w:num>
  <w:num w:numId="7">
    <w:abstractNumId w:val="10"/>
  </w:num>
  <w:num w:numId="8">
    <w:abstractNumId w:val="12"/>
  </w:num>
  <w:num w:numId="9">
    <w:abstractNumId w:val="5"/>
  </w:num>
  <w:num w:numId="10">
    <w:abstractNumId w:val="4"/>
  </w:num>
  <w:num w:numId="11">
    <w:abstractNumId w:val="6"/>
  </w:num>
  <w:num w:numId="12">
    <w:abstractNumId w:val="0"/>
  </w:num>
  <w:num w:numId="13">
    <w:abstractNumId w:val="1"/>
  </w:num>
  <w:num w:numId="1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EUser">
    <w15:presenceInfo w15:providerId="None" w15:userId="IEUser"/>
  </w15:person>
  <w15:person w15:author="Cristhian A. Torres">
    <w15:presenceInfo w15:providerId="None" w15:userId="Cristhian A. Torr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hideSpellingErrors/>
  <w:hideGrammatical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C86"/>
    <w:rsid w:val="0000506E"/>
    <w:rsid w:val="0001537D"/>
    <w:rsid w:val="000166D3"/>
    <w:rsid w:val="00033352"/>
    <w:rsid w:val="00043CF9"/>
    <w:rsid w:val="000470BB"/>
    <w:rsid w:val="000672F5"/>
    <w:rsid w:val="00070D1E"/>
    <w:rsid w:val="00072D6F"/>
    <w:rsid w:val="0007473D"/>
    <w:rsid w:val="000825D7"/>
    <w:rsid w:val="00087F8A"/>
    <w:rsid w:val="000A2213"/>
    <w:rsid w:val="000E4B59"/>
    <w:rsid w:val="00103FE9"/>
    <w:rsid w:val="0010697F"/>
    <w:rsid w:val="001479F3"/>
    <w:rsid w:val="00162FB2"/>
    <w:rsid w:val="00195C5D"/>
    <w:rsid w:val="00196219"/>
    <w:rsid w:val="001B78DA"/>
    <w:rsid w:val="0020461D"/>
    <w:rsid w:val="00240CE0"/>
    <w:rsid w:val="0026115B"/>
    <w:rsid w:val="002A7246"/>
    <w:rsid w:val="002B6B0F"/>
    <w:rsid w:val="002D3A30"/>
    <w:rsid w:val="002E06B4"/>
    <w:rsid w:val="002E2277"/>
    <w:rsid w:val="002E46D1"/>
    <w:rsid w:val="002E7062"/>
    <w:rsid w:val="002F047B"/>
    <w:rsid w:val="00312A79"/>
    <w:rsid w:val="00315D60"/>
    <w:rsid w:val="0032055A"/>
    <w:rsid w:val="00325932"/>
    <w:rsid w:val="00335EE6"/>
    <w:rsid w:val="00356D67"/>
    <w:rsid w:val="00365BAB"/>
    <w:rsid w:val="003906B2"/>
    <w:rsid w:val="00392A98"/>
    <w:rsid w:val="003957F8"/>
    <w:rsid w:val="003A0C77"/>
    <w:rsid w:val="003C30AF"/>
    <w:rsid w:val="003C46E1"/>
    <w:rsid w:val="003E3A44"/>
    <w:rsid w:val="003F01E5"/>
    <w:rsid w:val="003F14BA"/>
    <w:rsid w:val="004312AD"/>
    <w:rsid w:val="00431908"/>
    <w:rsid w:val="004353E5"/>
    <w:rsid w:val="00453B79"/>
    <w:rsid w:val="004768AC"/>
    <w:rsid w:val="00480340"/>
    <w:rsid w:val="0048665F"/>
    <w:rsid w:val="004C6BC2"/>
    <w:rsid w:val="004F54AF"/>
    <w:rsid w:val="005009F2"/>
    <w:rsid w:val="00512030"/>
    <w:rsid w:val="00521DB4"/>
    <w:rsid w:val="00526968"/>
    <w:rsid w:val="005303E9"/>
    <w:rsid w:val="0053295C"/>
    <w:rsid w:val="0053773B"/>
    <w:rsid w:val="005A0B5E"/>
    <w:rsid w:val="005B0D5E"/>
    <w:rsid w:val="005B2086"/>
    <w:rsid w:val="005C796E"/>
    <w:rsid w:val="005D6C85"/>
    <w:rsid w:val="0060041A"/>
    <w:rsid w:val="006651B4"/>
    <w:rsid w:val="006A02A8"/>
    <w:rsid w:val="006A31CB"/>
    <w:rsid w:val="006A3469"/>
    <w:rsid w:val="006A4021"/>
    <w:rsid w:val="006B6D32"/>
    <w:rsid w:val="006E2E97"/>
    <w:rsid w:val="006F67D0"/>
    <w:rsid w:val="00750073"/>
    <w:rsid w:val="00777057"/>
    <w:rsid w:val="007B43D1"/>
    <w:rsid w:val="007D0D88"/>
    <w:rsid w:val="007D38C1"/>
    <w:rsid w:val="007D6426"/>
    <w:rsid w:val="00820425"/>
    <w:rsid w:val="00862600"/>
    <w:rsid w:val="008815A5"/>
    <w:rsid w:val="00881A97"/>
    <w:rsid w:val="00893353"/>
    <w:rsid w:val="008A202F"/>
    <w:rsid w:val="008A55F9"/>
    <w:rsid w:val="008B681B"/>
    <w:rsid w:val="008C58AC"/>
    <w:rsid w:val="008D28AC"/>
    <w:rsid w:val="008E60DA"/>
    <w:rsid w:val="008F0F16"/>
    <w:rsid w:val="008F7B32"/>
    <w:rsid w:val="00905DC3"/>
    <w:rsid w:val="0092498A"/>
    <w:rsid w:val="00966882"/>
    <w:rsid w:val="00974E49"/>
    <w:rsid w:val="00977CB1"/>
    <w:rsid w:val="009A0664"/>
    <w:rsid w:val="009A75D1"/>
    <w:rsid w:val="009C782C"/>
    <w:rsid w:val="009E6DE5"/>
    <w:rsid w:val="009F1985"/>
    <w:rsid w:val="00A00514"/>
    <w:rsid w:val="00A13445"/>
    <w:rsid w:val="00A55046"/>
    <w:rsid w:val="00A55F59"/>
    <w:rsid w:val="00A62728"/>
    <w:rsid w:val="00A7115A"/>
    <w:rsid w:val="00A916BD"/>
    <w:rsid w:val="00AC6C86"/>
    <w:rsid w:val="00AF16D1"/>
    <w:rsid w:val="00B05515"/>
    <w:rsid w:val="00B2380B"/>
    <w:rsid w:val="00B55E1D"/>
    <w:rsid w:val="00B55FCD"/>
    <w:rsid w:val="00B73781"/>
    <w:rsid w:val="00BA4059"/>
    <w:rsid w:val="00BB6798"/>
    <w:rsid w:val="00BC7DD1"/>
    <w:rsid w:val="00BD77A6"/>
    <w:rsid w:val="00BE3C7D"/>
    <w:rsid w:val="00C13E4C"/>
    <w:rsid w:val="00C3279D"/>
    <w:rsid w:val="00C3443D"/>
    <w:rsid w:val="00C36E15"/>
    <w:rsid w:val="00C43551"/>
    <w:rsid w:val="00C43AC7"/>
    <w:rsid w:val="00C44A65"/>
    <w:rsid w:val="00C60045"/>
    <w:rsid w:val="00C724FB"/>
    <w:rsid w:val="00C84EAA"/>
    <w:rsid w:val="00CA02C1"/>
    <w:rsid w:val="00CD5E96"/>
    <w:rsid w:val="00CE5D6E"/>
    <w:rsid w:val="00CE65D6"/>
    <w:rsid w:val="00CF1A63"/>
    <w:rsid w:val="00CF4E6A"/>
    <w:rsid w:val="00D033E0"/>
    <w:rsid w:val="00D23779"/>
    <w:rsid w:val="00D32AB4"/>
    <w:rsid w:val="00D32E33"/>
    <w:rsid w:val="00D37A31"/>
    <w:rsid w:val="00D47100"/>
    <w:rsid w:val="00D53DA9"/>
    <w:rsid w:val="00D5410C"/>
    <w:rsid w:val="00D80281"/>
    <w:rsid w:val="00DB0FF9"/>
    <w:rsid w:val="00DF4B2A"/>
    <w:rsid w:val="00E052F4"/>
    <w:rsid w:val="00E22C3E"/>
    <w:rsid w:val="00E3177A"/>
    <w:rsid w:val="00E43BC1"/>
    <w:rsid w:val="00E54859"/>
    <w:rsid w:val="00E76E43"/>
    <w:rsid w:val="00E94A87"/>
    <w:rsid w:val="00EA5AA2"/>
    <w:rsid w:val="00ED5C07"/>
    <w:rsid w:val="00F071DF"/>
    <w:rsid w:val="00F405F4"/>
    <w:rsid w:val="00F52F7E"/>
    <w:rsid w:val="00F63553"/>
    <w:rsid w:val="00F730C6"/>
    <w:rsid w:val="00F95A51"/>
    <w:rsid w:val="00FB2842"/>
    <w:rsid w:val="00FD2744"/>
    <w:rsid w:val="00FF4C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ADA60F6"/>
  <w15:chartTrackingRefBased/>
  <w15:docId w15:val="{3E5193A2-9426-D74C-97B7-292E9095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s-CO" w:eastAsia="es-ES_trad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cs="Mangal"/>
      <w:kern w:val="1"/>
      <w:sz w:val="24"/>
      <w:szCs w:val="24"/>
      <w:lang w:val="es-ES" w:eastAsia="zh-CN" w:bidi="hi-IN"/>
    </w:rPr>
  </w:style>
  <w:style w:type="paragraph" w:styleId="Ttulo1">
    <w:name w:val="heading 1"/>
    <w:basedOn w:val="Normal"/>
    <w:next w:val="Normal"/>
    <w:link w:val="Ttulo1Car"/>
    <w:uiPriority w:val="9"/>
    <w:qFormat/>
    <w:rsid w:val="004768AC"/>
    <w:pPr>
      <w:keepNext/>
      <w:keepLines/>
      <w:spacing w:before="240"/>
      <w:outlineLvl w:val="0"/>
    </w:pPr>
    <w:rPr>
      <w:rFonts w:asciiTheme="majorHAnsi" w:eastAsiaTheme="majorEastAsia" w:hAnsiTheme="majorHAnsi"/>
      <w:color w:val="2F5496" w:themeColor="accent1" w:themeShade="BF"/>
      <w:sz w:val="32"/>
      <w:szCs w:val="29"/>
    </w:rPr>
  </w:style>
  <w:style w:type="paragraph" w:styleId="Ttulo2">
    <w:name w:val="heading 2"/>
    <w:basedOn w:val="Normal"/>
    <w:next w:val="Normal"/>
    <w:link w:val="Ttulo2Car"/>
    <w:uiPriority w:val="9"/>
    <w:unhideWhenUsed/>
    <w:qFormat/>
    <w:rsid w:val="00D32E33"/>
    <w:pPr>
      <w:keepNext/>
      <w:keepLines/>
      <w:widowControl/>
      <w:suppressAutoHyphens w:val="0"/>
      <w:spacing w:before="360" w:after="80" w:line="256" w:lineRule="auto"/>
      <w:outlineLvl w:val="1"/>
    </w:pPr>
    <w:rPr>
      <w:rFonts w:ascii="Calibri" w:eastAsia="Times New Roman" w:hAnsi="Calibri" w:cs="Calibri"/>
      <w:b/>
      <w:kern w:val="0"/>
      <w:sz w:val="36"/>
      <w:szCs w:val="36"/>
      <w:lang w:val="es-CO" w:eastAsia="es-E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Times New Roman" w:eastAsia="SimSun" w:hAnsi="Times New Roman" w:cs="Times New Roman"/>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Fuentedeprrafopredeter1">
    <w:name w:val="Fuente de párrafo predeter.1"/>
  </w:style>
  <w:style w:type="character" w:styleId="Hipervnculo">
    <w:name w:val="Hyperlink"/>
    <w:rPr>
      <w:color w:val="0000FF"/>
      <w:u w:val="single"/>
    </w:rPr>
  </w:style>
  <w:style w:type="character" w:customStyle="1" w:styleId="Refdecomentario1">
    <w:name w:val="Ref. de comentario1"/>
    <w:rPr>
      <w:sz w:val="16"/>
      <w:szCs w:val="16"/>
    </w:rPr>
  </w:style>
  <w:style w:type="character" w:customStyle="1" w:styleId="TextocomentarioCar">
    <w:name w:val="Texto comentario Car"/>
    <w:uiPriority w:val="99"/>
    <w:rPr>
      <w:rFonts w:eastAsia="SimSun" w:cs="Mangal"/>
      <w:kern w:val="1"/>
      <w:szCs w:val="18"/>
      <w:lang w:eastAsia="zh-CN" w:bidi="hi-IN"/>
    </w:rPr>
  </w:style>
  <w:style w:type="character" w:customStyle="1" w:styleId="AsuntodelcomentarioCar">
    <w:name w:val="Asunto del comentario Car"/>
    <w:rPr>
      <w:rFonts w:eastAsia="SimSun" w:cs="Mangal"/>
      <w:b/>
      <w:bCs/>
      <w:kern w:val="1"/>
      <w:szCs w:val="18"/>
      <w:lang w:eastAsia="zh-CN" w:bidi="hi-IN"/>
    </w:rPr>
  </w:style>
  <w:style w:type="character" w:customStyle="1" w:styleId="TextodegloboCar">
    <w:name w:val="Texto de globo Car"/>
    <w:rPr>
      <w:rFonts w:ascii="Tahoma" w:eastAsia="SimSun" w:hAnsi="Tahoma" w:cs="Mangal"/>
      <w:kern w:val="1"/>
      <w:sz w:val="16"/>
      <w:szCs w:val="14"/>
      <w:lang w:eastAsia="zh-CN" w:bidi="hi-IN"/>
    </w:rPr>
  </w:style>
  <w:style w:type="character" w:customStyle="1" w:styleId="rwrro4">
    <w:name w:val="rwrro4"/>
    <w:rPr>
      <w:strike w:val="0"/>
      <w:dstrike w:val="0"/>
      <w:color w:val="0066CC"/>
      <w:u w:val="none"/>
    </w:rPr>
  </w:style>
  <w:style w:type="paragraph" w:customStyle="1" w:styleId="Encabezado2">
    <w:name w:val="Encabezado2"/>
    <w:basedOn w:val="Normal"/>
    <w:next w:val="Textoindependiente"/>
    <w:pPr>
      <w:keepNext/>
      <w:spacing w:before="240" w:after="120"/>
    </w:pPr>
    <w:rPr>
      <w:rFonts w:ascii="Liberation Sans" w:eastAsia="DejaVu Sans" w:hAnsi="Liberation Sans" w:cs="Lohit Hindi"/>
      <w:sz w:val="28"/>
      <w:szCs w:val="28"/>
    </w:rPr>
  </w:style>
  <w:style w:type="paragraph" w:styleId="Textoindependiente">
    <w:name w:val="Body Text"/>
    <w:basedOn w:val="Normal"/>
    <w:pPr>
      <w:spacing w:after="120"/>
    </w:pPr>
  </w:style>
  <w:style w:type="paragraph" w:styleId="Lista">
    <w:name w:val="List"/>
    <w:basedOn w:val="Textoindependiente"/>
  </w:style>
  <w:style w:type="paragraph" w:customStyle="1" w:styleId="Epgrafe">
    <w:name w:val="Epígrafe"/>
    <w:basedOn w:val="Normal"/>
    <w:qFormat/>
    <w:pPr>
      <w:suppressLineNumbers/>
      <w:spacing w:before="120" w:after="120"/>
    </w:pPr>
    <w:rPr>
      <w:rFonts w:cs="Lohit Hindi"/>
      <w:i/>
      <w:iCs/>
    </w:rPr>
  </w:style>
  <w:style w:type="paragraph" w:customStyle="1" w:styleId="ndice">
    <w:name w:val="Índice"/>
    <w:basedOn w:val="Normal"/>
    <w:pPr>
      <w:suppressLineNumbers/>
    </w:pPr>
  </w:style>
  <w:style w:type="paragraph" w:customStyle="1" w:styleId="Encabezado1">
    <w:name w:val="Encabezado1"/>
    <w:basedOn w:val="Normal"/>
    <w:next w:val="Textoindependiente"/>
    <w:pPr>
      <w:keepNext/>
      <w:spacing w:before="240" w:after="120"/>
    </w:pPr>
    <w:rPr>
      <w:rFonts w:ascii="Arial" w:eastAsia="Microsoft YaHei" w:hAnsi="Arial"/>
      <w:sz w:val="28"/>
      <w:szCs w:val="28"/>
    </w:rPr>
  </w:style>
  <w:style w:type="paragraph" w:customStyle="1" w:styleId="Epgrafe1">
    <w:name w:val="Epígrafe1"/>
    <w:basedOn w:val="Normal"/>
    <w:pPr>
      <w:suppressLineNumbers/>
      <w:spacing w:before="120" w:after="120"/>
    </w:pPr>
    <w:rPr>
      <w:i/>
      <w:iCs/>
    </w:rPr>
  </w:style>
  <w:style w:type="paragraph" w:customStyle="1" w:styleId="Contenidodelatabla">
    <w:name w:val="Contenido de la tabla"/>
    <w:basedOn w:val="Normal"/>
    <w:pPr>
      <w:suppressLineNumbers/>
    </w:pPr>
  </w:style>
  <w:style w:type="paragraph" w:customStyle="1" w:styleId="Textocomentario1">
    <w:name w:val="Texto comentario1"/>
    <w:basedOn w:val="Normal"/>
    <w:rPr>
      <w:sz w:val="20"/>
      <w:szCs w:val="18"/>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4"/>
    </w:rPr>
  </w:style>
  <w:style w:type="paragraph" w:styleId="Prrafodelista">
    <w:name w:val="List Paragraph"/>
    <w:basedOn w:val="Normal"/>
    <w:uiPriority w:val="34"/>
    <w:qFormat/>
    <w:pPr>
      <w:ind w:left="708"/>
    </w:pPr>
    <w:rPr>
      <w:szCs w:val="21"/>
    </w:rPr>
  </w:style>
  <w:style w:type="paragraph" w:customStyle="1" w:styleId="Encabezadodelatabla">
    <w:name w:val="Encabezado de la tabla"/>
    <w:basedOn w:val="Contenidodelatabla"/>
    <w:pPr>
      <w:jc w:val="center"/>
    </w:pPr>
    <w:rPr>
      <w:b/>
      <w:bCs/>
    </w:rPr>
  </w:style>
  <w:style w:type="paragraph" w:customStyle="1" w:styleId="Sinespaciado1">
    <w:name w:val="Sin espaciado1"/>
    <w:rsid w:val="001B78DA"/>
    <w:rPr>
      <w:rFonts w:ascii="Calibri" w:eastAsia="Batang" w:hAnsi="Calibri"/>
      <w:sz w:val="22"/>
      <w:szCs w:val="22"/>
      <w:lang w:eastAsia="es-CO" w:bidi="en-US"/>
    </w:rPr>
  </w:style>
  <w:style w:type="paragraph" w:styleId="Encabezado">
    <w:name w:val="header"/>
    <w:basedOn w:val="Normal"/>
    <w:link w:val="EncabezadoCar"/>
    <w:uiPriority w:val="99"/>
    <w:unhideWhenUsed/>
    <w:rsid w:val="001B78DA"/>
    <w:pPr>
      <w:widowControl/>
      <w:tabs>
        <w:tab w:val="center" w:pos="4419"/>
        <w:tab w:val="right" w:pos="8838"/>
      </w:tabs>
      <w:suppressAutoHyphens w:val="0"/>
    </w:pPr>
    <w:rPr>
      <w:rFonts w:ascii="Calibri" w:eastAsia="Times New Roman" w:hAnsi="Calibri" w:cs="Times New Roman"/>
      <w:kern w:val="0"/>
      <w:sz w:val="22"/>
      <w:szCs w:val="22"/>
      <w:lang w:val="en-US" w:eastAsia="en-US" w:bidi="en-US"/>
    </w:rPr>
  </w:style>
  <w:style w:type="character" w:customStyle="1" w:styleId="EncabezadoCar">
    <w:name w:val="Encabezado Car"/>
    <w:link w:val="Encabezado"/>
    <w:uiPriority w:val="99"/>
    <w:rsid w:val="001B78DA"/>
    <w:rPr>
      <w:rFonts w:ascii="Calibri" w:eastAsia="Times New Roman" w:hAnsi="Calibri" w:cs="Times New Roman"/>
      <w:sz w:val="22"/>
      <w:szCs w:val="22"/>
      <w:lang w:val="en-US" w:eastAsia="en-US" w:bidi="en-US"/>
    </w:rPr>
  </w:style>
  <w:style w:type="character" w:styleId="Refdecomentario">
    <w:name w:val="annotation reference"/>
    <w:uiPriority w:val="99"/>
    <w:semiHidden/>
    <w:unhideWhenUsed/>
    <w:rsid w:val="00E76E43"/>
    <w:rPr>
      <w:sz w:val="16"/>
      <w:szCs w:val="16"/>
    </w:rPr>
  </w:style>
  <w:style w:type="paragraph" w:styleId="Textocomentario">
    <w:name w:val="annotation text"/>
    <w:basedOn w:val="Normal"/>
    <w:link w:val="TextocomentarioCar1"/>
    <w:uiPriority w:val="99"/>
    <w:unhideWhenUsed/>
    <w:rsid w:val="00E76E43"/>
    <w:rPr>
      <w:sz w:val="20"/>
      <w:szCs w:val="18"/>
    </w:rPr>
  </w:style>
  <w:style w:type="character" w:customStyle="1" w:styleId="TextocomentarioCar1">
    <w:name w:val="Texto comentario Car1"/>
    <w:link w:val="Textocomentario"/>
    <w:uiPriority w:val="99"/>
    <w:rsid w:val="00E76E43"/>
    <w:rPr>
      <w:rFonts w:eastAsia="SimSun" w:cs="Mangal"/>
      <w:kern w:val="1"/>
      <w:szCs w:val="18"/>
      <w:lang w:val="es-ES" w:eastAsia="zh-CN" w:bidi="hi-IN"/>
    </w:rPr>
  </w:style>
  <w:style w:type="paragraph" w:styleId="Revisin">
    <w:name w:val="Revision"/>
    <w:hidden/>
    <w:uiPriority w:val="99"/>
    <w:semiHidden/>
    <w:rsid w:val="00C43AC7"/>
    <w:rPr>
      <w:rFonts w:cs="Mangal"/>
      <w:kern w:val="1"/>
      <w:sz w:val="24"/>
      <w:szCs w:val="21"/>
      <w:lang w:val="es-ES" w:eastAsia="zh-CN" w:bidi="hi-IN"/>
    </w:rPr>
  </w:style>
  <w:style w:type="paragraph" w:styleId="Piedepgina">
    <w:name w:val="footer"/>
    <w:basedOn w:val="Normal"/>
    <w:link w:val="PiedepginaCar"/>
    <w:uiPriority w:val="99"/>
    <w:unhideWhenUsed/>
    <w:rsid w:val="00B55E1D"/>
    <w:pPr>
      <w:tabs>
        <w:tab w:val="center" w:pos="4419"/>
        <w:tab w:val="right" w:pos="8838"/>
      </w:tabs>
    </w:pPr>
    <w:rPr>
      <w:szCs w:val="21"/>
    </w:rPr>
  </w:style>
  <w:style w:type="character" w:customStyle="1" w:styleId="PiedepginaCar">
    <w:name w:val="Pie de página Car"/>
    <w:link w:val="Piedepgina"/>
    <w:uiPriority w:val="99"/>
    <w:rsid w:val="00B55E1D"/>
    <w:rPr>
      <w:rFonts w:eastAsia="SimSun" w:cs="Mangal"/>
      <w:kern w:val="1"/>
      <w:sz w:val="24"/>
      <w:szCs w:val="21"/>
      <w:lang w:val="es-ES" w:eastAsia="zh-CN" w:bidi="hi-IN"/>
    </w:rPr>
  </w:style>
  <w:style w:type="paragraph" w:styleId="Sinespaciado">
    <w:name w:val="No Spacing"/>
    <w:uiPriority w:val="1"/>
    <w:qFormat/>
    <w:rsid w:val="003F14BA"/>
    <w:pPr>
      <w:widowControl w:val="0"/>
      <w:suppressAutoHyphens/>
    </w:pPr>
    <w:rPr>
      <w:rFonts w:cs="Mangal"/>
      <w:kern w:val="1"/>
      <w:sz w:val="24"/>
      <w:szCs w:val="21"/>
      <w:lang w:val="es-ES" w:eastAsia="zh-CN" w:bidi="hi-IN"/>
    </w:rPr>
  </w:style>
  <w:style w:type="character" w:customStyle="1" w:styleId="Ttulo2Car">
    <w:name w:val="Título 2 Car"/>
    <w:basedOn w:val="Fuentedeprrafopredeter"/>
    <w:link w:val="Ttulo2"/>
    <w:uiPriority w:val="9"/>
    <w:rsid w:val="00D32E33"/>
    <w:rPr>
      <w:rFonts w:ascii="Calibri" w:hAnsi="Calibri" w:cs="Calibri"/>
      <w:b/>
      <w:sz w:val="36"/>
      <w:szCs w:val="36"/>
      <w:lang w:eastAsia="es-ES"/>
    </w:rPr>
  </w:style>
  <w:style w:type="paragraph" w:styleId="Descripcin">
    <w:name w:val="caption"/>
    <w:basedOn w:val="Normal"/>
    <w:next w:val="Normal"/>
    <w:uiPriority w:val="35"/>
    <w:unhideWhenUsed/>
    <w:qFormat/>
    <w:rsid w:val="00CE65D6"/>
    <w:pPr>
      <w:widowControl/>
      <w:suppressAutoHyphens w:val="0"/>
      <w:spacing w:after="200"/>
    </w:pPr>
    <w:rPr>
      <w:rFonts w:ascii="Calibri" w:eastAsia="Calibri" w:hAnsi="Calibri" w:cs="Calibri"/>
      <w:i/>
      <w:iCs/>
      <w:color w:val="44546A" w:themeColor="text2"/>
      <w:kern w:val="0"/>
      <w:sz w:val="18"/>
      <w:szCs w:val="18"/>
      <w:lang w:val="es-CO" w:eastAsia="es-ES" w:bidi="ar-SA"/>
    </w:rPr>
  </w:style>
  <w:style w:type="table" w:styleId="Tablaconcuadrcula">
    <w:name w:val="Table Grid"/>
    <w:basedOn w:val="Tablanormal"/>
    <w:uiPriority w:val="39"/>
    <w:rsid w:val="00043CF9"/>
    <w:rPr>
      <w:rFonts w:ascii="Calibri" w:eastAsia="Calibri" w:hAnsi="Calibri" w:cs="Calibri"/>
      <w:sz w:val="22"/>
      <w:szCs w:val="22"/>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365BAB"/>
    <w:pPr>
      <w:widowControl/>
      <w:suppressAutoHyphens w:val="0"/>
      <w:spacing w:line="259" w:lineRule="auto"/>
      <w:ind w:left="440"/>
    </w:pPr>
    <w:rPr>
      <w:rFonts w:asciiTheme="minorHAnsi" w:eastAsia="Calibri" w:hAnsiTheme="minorHAnsi" w:cs="Calibri"/>
      <w:i/>
      <w:iCs/>
      <w:kern w:val="0"/>
      <w:sz w:val="20"/>
      <w:szCs w:val="20"/>
      <w:lang w:val="es-CO" w:eastAsia="es-ES" w:bidi="ar-SA"/>
    </w:rPr>
  </w:style>
  <w:style w:type="character" w:customStyle="1" w:styleId="Ttulo1Car">
    <w:name w:val="Título 1 Car"/>
    <w:basedOn w:val="Fuentedeprrafopredeter"/>
    <w:link w:val="Ttulo1"/>
    <w:uiPriority w:val="9"/>
    <w:rsid w:val="004768AC"/>
    <w:rPr>
      <w:rFonts w:asciiTheme="majorHAnsi" w:eastAsiaTheme="majorEastAsia" w:hAnsiTheme="majorHAnsi" w:cs="Mangal"/>
      <w:color w:val="2F5496" w:themeColor="accent1" w:themeShade="BF"/>
      <w:kern w:val="1"/>
      <w:sz w:val="32"/>
      <w:szCs w:val="29"/>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90432">
      <w:bodyDiv w:val="1"/>
      <w:marLeft w:val="0"/>
      <w:marRight w:val="0"/>
      <w:marTop w:val="0"/>
      <w:marBottom w:val="0"/>
      <w:divBdr>
        <w:top w:val="none" w:sz="0" w:space="0" w:color="auto"/>
        <w:left w:val="none" w:sz="0" w:space="0" w:color="auto"/>
        <w:bottom w:val="none" w:sz="0" w:space="0" w:color="auto"/>
        <w:right w:val="none" w:sz="0" w:space="0" w:color="auto"/>
      </w:divBdr>
    </w:div>
    <w:div w:id="200409179">
      <w:bodyDiv w:val="1"/>
      <w:marLeft w:val="0"/>
      <w:marRight w:val="0"/>
      <w:marTop w:val="0"/>
      <w:marBottom w:val="0"/>
      <w:divBdr>
        <w:top w:val="none" w:sz="0" w:space="0" w:color="auto"/>
        <w:left w:val="none" w:sz="0" w:space="0" w:color="auto"/>
        <w:bottom w:val="none" w:sz="0" w:space="0" w:color="auto"/>
        <w:right w:val="none" w:sz="0" w:space="0" w:color="auto"/>
      </w:divBdr>
    </w:div>
    <w:div w:id="217862470">
      <w:bodyDiv w:val="1"/>
      <w:marLeft w:val="0"/>
      <w:marRight w:val="0"/>
      <w:marTop w:val="0"/>
      <w:marBottom w:val="0"/>
      <w:divBdr>
        <w:top w:val="none" w:sz="0" w:space="0" w:color="auto"/>
        <w:left w:val="none" w:sz="0" w:space="0" w:color="auto"/>
        <w:bottom w:val="none" w:sz="0" w:space="0" w:color="auto"/>
        <w:right w:val="none" w:sz="0" w:space="0" w:color="auto"/>
      </w:divBdr>
    </w:div>
    <w:div w:id="393162723">
      <w:bodyDiv w:val="1"/>
      <w:marLeft w:val="0"/>
      <w:marRight w:val="0"/>
      <w:marTop w:val="0"/>
      <w:marBottom w:val="0"/>
      <w:divBdr>
        <w:top w:val="none" w:sz="0" w:space="0" w:color="auto"/>
        <w:left w:val="none" w:sz="0" w:space="0" w:color="auto"/>
        <w:bottom w:val="none" w:sz="0" w:space="0" w:color="auto"/>
        <w:right w:val="none" w:sz="0" w:space="0" w:color="auto"/>
      </w:divBdr>
    </w:div>
    <w:div w:id="436022947">
      <w:bodyDiv w:val="1"/>
      <w:marLeft w:val="0"/>
      <w:marRight w:val="0"/>
      <w:marTop w:val="0"/>
      <w:marBottom w:val="0"/>
      <w:divBdr>
        <w:top w:val="none" w:sz="0" w:space="0" w:color="auto"/>
        <w:left w:val="none" w:sz="0" w:space="0" w:color="auto"/>
        <w:bottom w:val="none" w:sz="0" w:space="0" w:color="auto"/>
        <w:right w:val="none" w:sz="0" w:space="0" w:color="auto"/>
      </w:divBdr>
    </w:div>
    <w:div w:id="538275135">
      <w:bodyDiv w:val="1"/>
      <w:marLeft w:val="0"/>
      <w:marRight w:val="0"/>
      <w:marTop w:val="0"/>
      <w:marBottom w:val="0"/>
      <w:divBdr>
        <w:top w:val="none" w:sz="0" w:space="0" w:color="auto"/>
        <w:left w:val="none" w:sz="0" w:space="0" w:color="auto"/>
        <w:bottom w:val="none" w:sz="0" w:space="0" w:color="auto"/>
        <w:right w:val="none" w:sz="0" w:space="0" w:color="auto"/>
      </w:divBdr>
    </w:div>
    <w:div w:id="780496155">
      <w:bodyDiv w:val="1"/>
      <w:marLeft w:val="0"/>
      <w:marRight w:val="0"/>
      <w:marTop w:val="0"/>
      <w:marBottom w:val="0"/>
      <w:divBdr>
        <w:top w:val="none" w:sz="0" w:space="0" w:color="auto"/>
        <w:left w:val="none" w:sz="0" w:space="0" w:color="auto"/>
        <w:bottom w:val="none" w:sz="0" w:space="0" w:color="auto"/>
        <w:right w:val="none" w:sz="0" w:space="0" w:color="auto"/>
      </w:divBdr>
    </w:div>
    <w:div w:id="798687245">
      <w:bodyDiv w:val="1"/>
      <w:marLeft w:val="0"/>
      <w:marRight w:val="0"/>
      <w:marTop w:val="0"/>
      <w:marBottom w:val="0"/>
      <w:divBdr>
        <w:top w:val="none" w:sz="0" w:space="0" w:color="auto"/>
        <w:left w:val="none" w:sz="0" w:space="0" w:color="auto"/>
        <w:bottom w:val="none" w:sz="0" w:space="0" w:color="auto"/>
        <w:right w:val="none" w:sz="0" w:space="0" w:color="auto"/>
      </w:divBdr>
    </w:div>
    <w:div w:id="835731573">
      <w:bodyDiv w:val="1"/>
      <w:marLeft w:val="0"/>
      <w:marRight w:val="0"/>
      <w:marTop w:val="0"/>
      <w:marBottom w:val="0"/>
      <w:divBdr>
        <w:top w:val="none" w:sz="0" w:space="0" w:color="auto"/>
        <w:left w:val="none" w:sz="0" w:space="0" w:color="auto"/>
        <w:bottom w:val="none" w:sz="0" w:space="0" w:color="auto"/>
        <w:right w:val="none" w:sz="0" w:space="0" w:color="auto"/>
      </w:divBdr>
    </w:div>
    <w:div w:id="870191150">
      <w:bodyDiv w:val="1"/>
      <w:marLeft w:val="0"/>
      <w:marRight w:val="0"/>
      <w:marTop w:val="0"/>
      <w:marBottom w:val="0"/>
      <w:divBdr>
        <w:top w:val="none" w:sz="0" w:space="0" w:color="auto"/>
        <w:left w:val="none" w:sz="0" w:space="0" w:color="auto"/>
        <w:bottom w:val="none" w:sz="0" w:space="0" w:color="auto"/>
        <w:right w:val="none" w:sz="0" w:space="0" w:color="auto"/>
      </w:divBdr>
    </w:div>
    <w:div w:id="876503838">
      <w:bodyDiv w:val="1"/>
      <w:marLeft w:val="0"/>
      <w:marRight w:val="0"/>
      <w:marTop w:val="0"/>
      <w:marBottom w:val="0"/>
      <w:divBdr>
        <w:top w:val="none" w:sz="0" w:space="0" w:color="auto"/>
        <w:left w:val="none" w:sz="0" w:space="0" w:color="auto"/>
        <w:bottom w:val="none" w:sz="0" w:space="0" w:color="auto"/>
        <w:right w:val="none" w:sz="0" w:space="0" w:color="auto"/>
      </w:divBdr>
    </w:div>
    <w:div w:id="885797325">
      <w:bodyDiv w:val="1"/>
      <w:marLeft w:val="0"/>
      <w:marRight w:val="0"/>
      <w:marTop w:val="0"/>
      <w:marBottom w:val="0"/>
      <w:divBdr>
        <w:top w:val="none" w:sz="0" w:space="0" w:color="auto"/>
        <w:left w:val="none" w:sz="0" w:space="0" w:color="auto"/>
        <w:bottom w:val="none" w:sz="0" w:space="0" w:color="auto"/>
        <w:right w:val="none" w:sz="0" w:space="0" w:color="auto"/>
      </w:divBdr>
    </w:div>
    <w:div w:id="1162241049">
      <w:bodyDiv w:val="1"/>
      <w:marLeft w:val="0"/>
      <w:marRight w:val="0"/>
      <w:marTop w:val="0"/>
      <w:marBottom w:val="0"/>
      <w:divBdr>
        <w:top w:val="none" w:sz="0" w:space="0" w:color="auto"/>
        <w:left w:val="none" w:sz="0" w:space="0" w:color="auto"/>
        <w:bottom w:val="none" w:sz="0" w:space="0" w:color="auto"/>
        <w:right w:val="none" w:sz="0" w:space="0" w:color="auto"/>
      </w:divBdr>
    </w:div>
    <w:div w:id="1235361976">
      <w:bodyDiv w:val="1"/>
      <w:marLeft w:val="0"/>
      <w:marRight w:val="0"/>
      <w:marTop w:val="0"/>
      <w:marBottom w:val="0"/>
      <w:divBdr>
        <w:top w:val="none" w:sz="0" w:space="0" w:color="auto"/>
        <w:left w:val="none" w:sz="0" w:space="0" w:color="auto"/>
        <w:bottom w:val="none" w:sz="0" w:space="0" w:color="auto"/>
        <w:right w:val="none" w:sz="0" w:space="0" w:color="auto"/>
      </w:divBdr>
    </w:div>
    <w:div w:id="1235432424">
      <w:bodyDiv w:val="1"/>
      <w:marLeft w:val="0"/>
      <w:marRight w:val="0"/>
      <w:marTop w:val="0"/>
      <w:marBottom w:val="0"/>
      <w:divBdr>
        <w:top w:val="none" w:sz="0" w:space="0" w:color="auto"/>
        <w:left w:val="none" w:sz="0" w:space="0" w:color="auto"/>
        <w:bottom w:val="none" w:sz="0" w:space="0" w:color="auto"/>
        <w:right w:val="none" w:sz="0" w:space="0" w:color="auto"/>
      </w:divBdr>
    </w:div>
    <w:div w:id="1256790683">
      <w:bodyDiv w:val="1"/>
      <w:marLeft w:val="0"/>
      <w:marRight w:val="0"/>
      <w:marTop w:val="0"/>
      <w:marBottom w:val="0"/>
      <w:divBdr>
        <w:top w:val="none" w:sz="0" w:space="0" w:color="auto"/>
        <w:left w:val="none" w:sz="0" w:space="0" w:color="auto"/>
        <w:bottom w:val="none" w:sz="0" w:space="0" w:color="auto"/>
        <w:right w:val="none" w:sz="0" w:space="0" w:color="auto"/>
      </w:divBdr>
    </w:div>
    <w:div w:id="1399746718">
      <w:bodyDiv w:val="1"/>
      <w:marLeft w:val="0"/>
      <w:marRight w:val="0"/>
      <w:marTop w:val="0"/>
      <w:marBottom w:val="0"/>
      <w:divBdr>
        <w:top w:val="none" w:sz="0" w:space="0" w:color="auto"/>
        <w:left w:val="none" w:sz="0" w:space="0" w:color="auto"/>
        <w:bottom w:val="none" w:sz="0" w:space="0" w:color="auto"/>
        <w:right w:val="none" w:sz="0" w:space="0" w:color="auto"/>
      </w:divBdr>
    </w:div>
    <w:div w:id="1432317980">
      <w:bodyDiv w:val="1"/>
      <w:marLeft w:val="0"/>
      <w:marRight w:val="0"/>
      <w:marTop w:val="0"/>
      <w:marBottom w:val="0"/>
      <w:divBdr>
        <w:top w:val="none" w:sz="0" w:space="0" w:color="auto"/>
        <w:left w:val="none" w:sz="0" w:space="0" w:color="auto"/>
        <w:bottom w:val="none" w:sz="0" w:space="0" w:color="auto"/>
        <w:right w:val="none" w:sz="0" w:space="0" w:color="auto"/>
      </w:divBdr>
    </w:div>
    <w:div w:id="1499538444">
      <w:bodyDiv w:val="1"/>
      <w:marLeft w:val="0"/>
      <w:marRight w:val="0"/>
      <w:marTop w:val="0"/>
      <w:marBottom w:val="0"/>
      <w:divBdr>
        <w:top w:val="none" w:sz="0" w:space="0" w:color="auto"/>
        <w:left w:val="none" w:sz="0" w:space="0" w:color="auto"/>
        <w:bottom w:val="none" w:sz="0" w:space="0" w:color="auto"/>
        <w:right w:val="none" w:sz="0" w:space="0" w:color="auto"/>
      </w:divBdr>
    </w:div>
    <w:div w:id="1687556786">
      <w:bodyDiv w:val="1"/>
      <w:marLeft w:val="0"/>
      <w:marRight w:val="0"/>
      <w:marTop w:val="0"/>
      <w:marBottom w:val="0"/>
      <w:divBdr>
        <w:top w:val="none" w:sz="0" w:space="0" w:color="auto"/>
        <w:left w:val="none" w:sz="0" w:space="0" w:color="auto"/>
        <w:bottom w:val="none" w:sz="0" w:space="0" w:color="auto"/>
        <w:right w:val="none" w:sz="0" w:space="0" w:color="auto"/>
      </w:divBdr>
    </w:div>
    <w:div w:id="1739741602">
      <w:bodyDiv w:val="1"/>
      <w:marLeft w:val="0"/>
      <w:marRight w:val="0"/>
      <w:marTop w:val="0"/>
      <w:marBottom w:val="0"/>
      <w:divBdr>
        <w:top w:val="none" w:sz="0" w:space="0" w:color="auto"/>
        <w:left w:val="none" w:sz="0" w:space="0" w:color="auto"/>
        <w:bottom w:val="none" w:sz="0" w:space="0" w:color="auto"/>
        <w:right w:val="none" w:sz="0" w:space="0" w:color="auto"/>
      </w:divBdr>
    </w:div>
    <w:div w:id="1756707799">
      <w:bodyDiv w:val="1"/>
      <w:marLeft w:val="0"/>
      <w:marRight w:val="0"/>
      <w:marTop w:val="0"/>
      <w:marBottom w:val="0"/>
      <w:divBdr>
        <w:top w:val="none" w:sz="0" w:space="0" w:color="auto"/>
        <w:left w:val="none" w:sz="0" w:space="0" w:color="auto"/>
        <w:bottom w:val="none" w:sz="0" w:space="0" w:color="auto"/>
        <w:right w:val="none" w:sz="0" w:space="0" w:color="auto"/>
      </w:divBdr>
    </w:div>
    <w:div w:id="1895385140">
      <w:bodyDiv w:val="1"/>
      <w:marLeft w:val="0"/>
      <w:marRight w:val="0"/>
      <w:marTop w:val="0"/>
      <w:marBottom w:val="0"/>
      <w:divBdr>
        <w:top w:val="none" w:sz="0" w:space="0" w:color="auto"/>
        <w:left w:val="none" w:sz="0" w:space="0" w:color="auto"/>
        <w:bottom w:val="none" w:sz="0" w:space="0" w:color="auto"/>
        <w:right w:val="none" w:sz="0" w:space="0" w:color="auto"/>
      </w:divBdr>
    </w:div>
    <w:div w:id="201425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microsoft.com/office/2016/09/relationships/commentsIds" Target="commentsIds.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368A09EF4795B4D8D42C88900235298" ma:contentTypeVersion="6" ma:contentTypeDescription="Crear nuevo documento." ma:contentTypeScope="" ma:versionID="d5cef106e637883c0158c939706eeef2">
  <xsd:schema xmlns:xsd="http://www.w3.org/2001/XMLSchema" xmlns:xs="http://www.w3.org/2001/XMLSchema" xmlns:p="http://schemas.microsoft.com/office/2006/metadata/properties" xmlns:ns2="264a8be7-c63f-4de4-9964-9a3c8506b814" targetNamespace="http://schemas.microsoft.com/office/2006/metadata/properties" ma:root="true" ma:fieldsID="59f3fb20423b3382a25b58c8f255ea96" ns2:_="">
    <xsd:import namespace="264a8be7-c63f-4de4-9964-9a3c8506b81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a8be7-c63f-4de4-9964-9a3c8506b8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19513-645B-4C17-BE80-914C5C61189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938090F-85BD-48BD-B125-36233991169F}">
  <ds:schemaRefs>
    <ds:schemaRef ds:uri="http://schemas.microsoft.com/sharepoint/v3/contenttype/forms"/>
  </ds:schemaRefs>
</ds:datastoreItem>
</file>

<file path=customXml/itemProps3.xml><?xml version="1.0" encoding="utf-8"?>
<ds:datastoreItem xmlns:ds="http://schemas.openxmlformats.org/officeDocument/2006/customXml" ds:itemID="{2D6101E4-D884-4F59-A40F-6546F4017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a8be7-c63f-4de4-9964-9a3c8506b8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9864EF-8115-4BB4-BE89-8E0F1C81C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19</Pages>
  <Words>7657</Words>
  <Characters>42117</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cp:lastModifiedBy>Cristhian A. Torres</cp:lastModifiedBy>
  <cp:revision>8</cp:revision>
  <cp:lastPrinted>2014-05-15T22:30:00Z</cp:lastPrinted>
  <dcterms:created xsi:type="dcterms:W3CDTF">2021-05-31T13:06:00Z</dcterms:created>
  <dcterms:modified xsi:type="dcterms:W3CDTF">2021-06-01T17:22:00Z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0x0101003368A09EF4795B4D8D42C88900235298</vt:lpwstr>
  </property>
</Properties>
</file>